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4F4638" w14:textId="77777777" w:rsidR="007A7915" w:rsidRDefault="00000000">
      <w:pPr>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14:anchorId="1F4F48AE" wp14:editId="1F4F48AF">
            <wp:simplePos x="0" y="0"/>
            <wp:positionH relativeFrom="column">
              <wp:posOffset>738188</wp:posOffset>
            </wp:positionH>
            <wp:positionV relativeFrom="paragraph">
              <wp:posOffset>0</wp:posOffset>
            </wp:positionV>
            <wp:extent cx="4470389" cy="1057701"/>
            <wp:effectExtent l="0" t="0" r="0" b="0"/>
            <wp:wrapNone/>
            <wp:docPr id="3" name="image1.png" descr="תמונה שמכילה טקסט, גופן, לוגו, גרפיקה&#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1.png" descr="תמונה שמכילה טקסט, גופן, לוגו, גרפיקה&#10;&#10;התיאור נוצר באופן אוטומטי"/>
                    <pic:cNvPicPr preferRelativeResize="0"/>
                  </pic:nvPicPr>
                  <pic:blipFill>
                    <a:blip r:embed="rId7"/>
                    <a:srcRect/>
                    <a:stretch>
                      <a:fillRect/>
                    </a:stretch>
                  </pic:blipFill>
                  <pic:spPr>
                    <a:xfrm>
                      <a:off x="0" y="0"/>
                      <a:ext cx="4470389" cy="1057701"/>
                    </a:xfrm>
                    <a:prstGeom prst="rect">
                      <a:avLst/>
                    </a:prstGeom>
                    <a:ln/>
                  </pic:spPr>
                </pic:pic>
              </a:graphicData>
            </a:graphic>
          </wp:anchor>
        </w:drawing>
      </w:r>
    </w:p>
    <w:p w14:paraId="1F4F4639" w14:textId="77777777" w:rsidR="007A7915" w:rsidRDefault="007A7915">
      <w:pPr>
        <w:rPr>
          <w:rFonts w:ascii="Times New Roman" w:eastAsia="Times New Roman" w:hAnsi="Times New Roman" w:cs="Times New Roman"/>
        </w:rPr>
      </w:pPr>
    </w:p>
    <w:p w14:paraId="1F4F463A" w14:textId="77777777" w:rsidR="007A7915" w:rsidRDefault="007A7915">
      <w:pPr>
        <w:rPr>
          <w:rFonts w:ascii="Times New Roman" w:eastAsia="Times New Roman" w:hAnsi="Times New Roman" w:cs="Times New Roman"/>
        </w:rPr>
      </w:pPr>
    </w:p>
    <w:p w14:paraId="1F4F463B" w14:textId="77777777" w:rsidR="007A7915" w:rsidRDefault="007A7915">
      <w:pPr>
        <w:rPr>
          <w:rFonts w:ascii="Times New Roman" w:eastAsia="Times New Roman" w:hAnsi="Times New Roman" w:cs="Times New Roman"/>
        </w:rPr>
      </w:pPr>
    </w:p>
    <w:p w14:paraId="1F4F463C" w14:textId="77777777" w:rsidR="007A7915" w:rsidRDefault="007A7915">
      <w:pPr>
        <w:rPr>
          <w:rFonts w:ascii="Times New Roman" w:eastAsia="Times New Roman" w:hAnsi="Times New Roman" w:cs="Times New Roman"/>
        </w:rPr>
      </w:pPr>
    </w:p>
    <w:p w14:paraId="1F4F463D" w14:textId="77777777" w:rsidR="007A7915" w:rsidRDefault="007A7915">
      <w:pPr>
        <w:rPr>
          <w:rFonts w:ascii="Times New Roman" w:eastAsia="Times New Roman" w:hAnsi="Times New Roman" w:cs="Times New Roman"/>
        </w:rPr>
      </w:pPr>
    </w:p>
    <w:p w14:paraId="1F4F463E" w14:textId="77777777" w:rsidR="007A7915" w:rsidRDefault="007A7915">
      <w:pPr>
        <w:rPr>
          <w:rFonts w:ascii="Times New Roman" w:eastAsia="Times New Roman" w:hAnsi="Times New Roman" w:cs="Times New Roman"/>
        </w:rPr>
      </w:pPr>
    </w:p>
    <w:p w14:paraId="1F4F463F" w14:textId="77777777" w:rsidR="007A7915" w:rsidRDefault="00000000">
      <w:pPr>
        <w:spacing w:before="1540" w:after="24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Capstone Project Phase B</w:t>
      </w:r>
    </w:p>
    <w:p w14:paraId="1F4F4640" w14:textId="77777777" w:rsidR="007A7915" w:rsidRDefault="00000000">
      <w:pPr>
        <w:spacing w:before="1540" w:after="24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Project Code: 25-1-D-6</w:t>
      </w:r>
    </w:p>
    <w:p w14:paraId="1F4F4641" w14:textId="77777777" w:rsidR="007A7915" w:rsidRDefault="00000000">
      <w:pPr>
        <w:spacing w:before="1540" w:after="240" w:line="240" w:lineRule="auto"/>
        <w:jc w:val="center"/>
        <w:rPr>
          <w:rFonts w:ascii="Times New Roman" w:eastAsia="Times New Roman" w:hAnsi="Times New Roman" w:cs="Times New Roman"/>
          <w:color w:val="156082"/>
          <w:sz w:val="40"/>
          <w:szCs w:val="40"/>
        </w:rPr>
      </w:pPr>
      <w:r>
        <w:rPr>
          <w:rFonts w:ascii="Times New Roman" w:eastAsia="Times New Roman" w:hAnsi="Times New Roman" w:cs="Times New Roman"/>
          <w:b/>
          <w:sz w:val="40"/>
          <w:szCs w:val="40"/>
        </w:rPr>
        <w:t>Parkinson's Perspective: Visualizing Impact</w:t>
      </w:r>
    </w:p>
    <w:p w14:paraId="1F4F4642" w14:textId="77777777" w:rsidR="007A7915" w:rsidRDefault="007A7915">
      <w:pPr>
        <w:spacing w:before="1540" w:after="240" w:line="240" w:lineRule="auto"/>
        <w:rPr>
          <w:rFonts w:ascii="Times New Roman" w:eastAsia="Times New Roman" w:hAnsi="Times New Roman" w:cs="Times New Roman"/>
          <w:color w:val="156082"/>
          <w:sz w:val="40"/>
          <w:szCs w:val="40"/>
        </w:rPr>
      </w:pPr>
    </w:p>
    <w:p w14:paraId="1F4F4643" w14:textId="77777777" w:rsidR="007A7915" w:rsidRDefault="007A7915">
      <w:pPr>
        <w:jc w:val="center"/>
        <w:rPr>
          <w:rFonts w:ascii="Times New Roman" w:eastAsia="Times New Roman" w:hAnsi="Times New Roman" w:cs="Times New Roman"/>
        </w:rPr>
      </w:pPr>
    </w:p>
    <w:p w14:paraId="1F4F4644" w14:textId="77777777" w:rsidR="007A7915" w:rsidRDefault="00000000">
      <w:pPr>
        <w:jc w:val="center"/>
        <w:rPr>
          <w:rFonts w:ascii="Times New Roman" w:eastAsia="Times New Roman" w:hAnsi="Times New Roman" w:cs="Times New Roman"/>
          <w:b/>
        </w:rPr>
      </w:pPr>
      <w:r>
        <w:rPr>
          <w:rFonts w:ascii="Times New Roman" w:eastAsia="Times New Roman" w:hAnsi="Times New Roman" w:cs="Times New Roman"/>
          <w:b/>
        </w:rPr>
        <w:t>Supervisor: Dr. Julia Sheidin</w:t>
      </w:r>
    </w:p>
    <w:p w14:paraId="1F4F4645" w14:textId="77777777" w:rsidR="007A7915" w:rsidRDefault="00000000">
      <w:pPr>
        <w:jc w:val="center"/>
        <w:rPr>
          <w:rFonts w:ascii="Times New Roman" w:eastAsia="Times New Roman" w:hAnsi="Times New Roman" w:cs="Times New Roman"/>
          <w:b/>
        </w:rPr>
      </w:pPr>
      <w:r>
        <w:rPr>
          <w:rFonts w:ascii="Times New Roman" w:eastAsia="Times New Roman" w:hAnsi="Times New Roman" w:cs="Times New Roman"/>
          <w:b/>
        </w:rPr>
        <w:t>Supervisor: Dr. Avital Shulner Tal</w:t>
      </w:r>
    </w:p>
    <w:p w14:paraId="1F4F4646" w14:textId="77777777" w:rsidR="007A7915" w:rsidRDefault="00000000">
      <w:pPr>
        <w:jc w:val="center"/>
        <w:rPr>
          <w:rFonts w:ascii="Times New Roman" w:eastAsia="Times New Roman" w:hAnsi="Times New Roman" w:cs="Times New Roman"/>
          <w:b/>
        </w:rPr>
      </w:pPr>
      <w:r>
        <w:rPr>
          <w:rFonts w:ascii="Times New Roman" w:eastAsia="Times New Roman" w:hAnsi="Times New Roman" w:cs="Times New Roman"/>
          <w:b/>
        </w:rPr>
        <w:t>Omer Fatal – omer.omer92@gmail.com</w:t>
      </w:r>
    </w:p>
    <w:p w14:paraId="1F4F4647" w14:textId="2DF7C0BC" w:rsidR="007A7915" w:rsidRPr="00097E59" w:rsidRDefault="00000000">
      <w:pPr>
        <w:jc w:val="center"/>
        <w:rPr>
          <w:rFonts w:ascii="Times New Roman" w:eastAsia="Times New Roman" w:hAnsi="Times New Roman" w:cs="Times New Roman"/>
          <w:b/>
        </w:rPr>
      </w:pPr>
      <w:r>
        <w:rPr>
          <w:rFonts w:ascii="Times New Roman" w:eastAsia="Times New Roman" w:hAnsi="Times New Roman" w:cs="Times New Roman"/>
          <w:b/>
        </w:rPr>
        <w:t xml:space="preserve">Tanya Gendelman - </w:t>
      </w:r>
      <w:r w:rsidR="007A7915" w:rsidRPr="00097E59">
        <w:rPr>
          <w:rFonts w:ascii="Times New Roman" w:eastAsia="Times New Roman" w:hAnsi="Times New Roman" w:cs="Times New Roman"/>
          <w:b/>
        </w:rPr>
        <w:t>TanyaGendelman@gmail.com</w:t>
      </w:r>
    </w:p>
    <w:p w14:paraId="1F4F4648" w14:textId="3254D083" w:rsidR="007A7915" w:rsidRPr="00097E59" w:rsidRDefault="00000000">
      <w:pPr>
        <w:jc w:val="center"/>
        <w:rPr>
          <w:rFonts w:ascii="Times New Roman" w:eastAsia="Times New Roman" w:hAnsi="Times New Roman" w:cs="Times New Roman"/>
          <w:b/>
        </w:rPr>
      </w:pPr>
      <w:r w:rsidRPr="00097E59">
        <w:rPr>
          <w:rFonts w:ascii="Times New Roman" w:eastAsia="Times New Roman" w:hAnsi="Times New Roman" w:cs="Times New Roman"/>
          <w:b/>
        </w:rPr>
        <w:t xml:space="preserve">Link to Git: </w:t>
      </w:r>
      <w:hyperlink r:id="rId8" w:history="1">
        <w:r w:rsidRPr="00097E59">
          <w:rPr>
            <w:rStyle w:val="Hyperlink"/>
            <w:rFonts w:ascii="Times New Roman" w:eastAsia="Times New Roman" w:hAnsi="Times New Roman" w:cs="Times New Roman"/>
            <w:b/>
            <w:color w:val="auto"/>
          </w:rPr>
          <w:t>https://github.com/OmerFatal/FinalProject_Parkinson-s_Visualization</w:t>
        </w:r>
      </w:hyperlink>
    </w:p>
    <w:p w14:paraId="1F4F4649" w14:textId="77777777" w:rsidR="007A7915" w:rsidRDefault="007A7915">
      <w:pPr>
        <w:rPr>
          <w:rFonts w:ascii="Times New Roman" w:eastAsia="Times New Roman" w:hAnsi="Times New Roman" w:cs="Times New Roman"/>
        </w:rPr>
      </w:pPr>
    </w:p>
    <w:p w14:paraId="1F4F464A" w14:textId="77777777" w:rsidR="007A7915" w:rsidRDefault="007A7915">
      <w:pPr>
        <w:rPr>
          <w:rFonts w:ascii="Times New Roman" w:eastAsia="Times New Roman" w:hAnsi="Times New Roman" w:cs="Times New Roman"/>
        </w:rPr>
      </w:pPr>
    </w:p>
    <w:p w14:paraId="1F4F464B" w14:textId="77777777" w:rsidR="007A7915" w:rsidRDefault="007A7915">
      <w:pPr>
        <w:rPr>
          <w:rFonts w:ascii="Times New Roman" w:eastAsia="Times New Roman" w:hAnsi="Times New Roman" w:cs="Times New Roman"/>
        </w:rPr>
      </w:pPr>
    </w:p>
    <w:p w14:paraId="1F4F464C" w14:textId="77777777" w:rsidR="007A7915" w:rsidRDefault="007A7915">
      <w:pPr>
        <w:rPr>
          <w:rFonts w:ascii="Times New Roman" w:eastAsia="Times New Roman" w:hAnsi="Times New Roman" w:cs="Times New Roman"/>
        </w:rPr>
      </w:pPr>
    </w:p>
    <w:p w14:paraId="1F4F464D" w14:textId="77777777" w:rsidR="007A7915" w:rsidRDefault="007A7915">
      <w:pPr>
        <w:rPr>
          <w:rFonts w:ascii="Times New Roman" w:eastAsia="Times New Roman" w:hAnsi="Times New Roman" w:cs="Times New Roman"/>
        </w:rPr>
      </w:pPr>
    </w:p>
    <w:p w14:paraId="1F4F464E" w14:textId="77777777" w:rsidR="007A7915" w:rsidRDefault="00000000">
      <w:pPr>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Table of contents </w:t>
      </w:r>
    </w:p>
    <w:p w14:paraId="1F4F464F" w14:textId="77777777" w:rsidR="007A7915" w:rsidRDefault="007A7915">
      <w:pPr>
        <w:jc w:val="both"/>
        <w:rPr>
          <w:rFonts w:ascii="Times New Roman" w:eastAsia="Times New Roman" w:hAnsi="Times New Roman" w:cs="Times New Roman"/>
          <w:b/>
          <w:sz w:val="34"/>
          <w:szCs w:val="34"/>
        </w:rPr>
      </w:pPr>
    </w:p>
    <w:sdt>
      <w:sdtPr>
        <w:id w:val="1274357783"/>
        <w:docPartObj>
          <w:docPartGallery w:val="Table of Contents"/>
          <w:docPartUnique/>
        </w:docPartObj>
      </w:sdtPr>
      <w:sdtContent>
        <w:p w14:paraId="1F4F4650" w14:textId="77777777" w:rsidR="007A7915" w:rsidRDefault="00000000">
          <w:pPr>
            <w:widowControl w:val="0"/>
            <w:tabs>
              <w:tab w:val="right" w:leader="dot" w:pos="936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vhj9c6kcp451">
            <w:r w:rsidR="007A7915">
              <w:rPr>
                <w:b/>
                <w:color w:val="000000"/>
              </w:rPr>
              <w:t>Abstr</w:t>
            </w:r>
            <w:r w:rsidR="007A7915">
              <w:rPr>
                <w:b/>
                <w:color w:val="000000"/>
              </w:rPr>
              <w:t>a</w:t>
            </w:r>
            <w:r w:rsidR="007A7915">
              <w:rPr>
                <w:b/>
                <w:color w:val="000000"/>
              </w:rPr>
              <w:t>ct</w:t>
            </w:r>
            <w:r w:rsidR="007A7915">
              <w:rPr>
                <w:b/>
                <w:color w:val="000000"/>
              </w:rPr>
              <w:tab/>
            </w:r>
          </w:hyperlink>
          <w:r>
            <w:fldChar w:fldCharType="begin"/>
          </w:r>
          <w:r>
            <w:instrText xml:space="preserve"> PAGEREF _vhj9c6kcp451 \h </w:instrText>
          </w:r>
          <w:r>
            <w:fldChar w:fldCharType="separate"/>
          </w:r>
          <w:r>
            <w:rPr>
              <w:b/>
            </w:rPr>
            <w:t>3</w:t>
          </w:r>
          <w:r>
            <w:fldChar w:fldCharType="end"/>
          </w:r>
        </w:p>
        <w:p w14:paraId="1F4F4651" w14:textId="77777777" w:rsidR="007A7915" w:rsidRDefault="007A7915">
          <w:pPr>
            <w:widowControl w:val="0"/>
            <w:tabs>
              <w:tab w:val="right" w:leader="dot" w:pos="9360"/>
            </w:tabs>
            <w:spacing w:before="60" w:line="240" w:lineRule="auto"/>
            <w:rPr>
              <w:b/>
              <w:color w:val="000000"/>
            </w:rPr>
          </w:pPr>
          <w:hyperlink w:anchor="_c7cs06t9xz6i">
            <w:r>
              <w:rPr>
                <w:b/>
                <w:color w:val="000000"/>
              </w:rPr>
              <w:t>2. Introduction</w:t>
            </w:r>
            <w:r>
              <w:rPr>
                <w:b/>
                <w:color w:val="000000"/>
              </w:rPr>
              <w:tab/>
            </w:r>
          </w:hyperlink>
          <w:r w:rsidR="00000000">
            <w:fldChar w:fldCharType="begin"/>
          </w:r>
          <w:r w:rsidR="00000000">
            <w:instrText xml:space="preserve"> PAGEREF _c7cs06t9xz6i \h </w:instrText>
          </w:r>
          <w:r w:rsidR="00000000">
            <w:fldChar w:fldCharType="separate"/>
          </w:r>
          <w:r w:rsidR="00000000">
            <w:rPr>
              <w:b/>
            </w:rPr>
            <w:t>4</w:t>
          </w:r>
          <w:r w:rsidR="00000000">
            <w:fldChar w:fldCharType="end"/>
          </w:r>
        </w:p>
        <w:p w14:paraId="1F4F4652" w14:textId="77777777" w:rsidR="007A7915" w:rsidRDefault="007A7915">
          <w:pPr>
            <w:widowControl w:val="0"/>
            <w:tabs>
              <w:tab w:val="right" w:leader="dot" w:pos="9360"/>
            </w:tabs>
            <w:spacing w:before="60" w:line="240" w:lineRule="auto"/>
            <w:rPr>
              <w:b/>
              <w:color w:val="000000"/>
            </w:rPr>
          </w:pPr>
          <w:hyperlink w:anchor="_u28j9yup83ok">
            <w:r>
              <w:rPr>
                <w:b/>
                <w:color w:val="000000"/>
              </w:rPr>
              <w:t>3. Background and Related Work</w:t>
            </w:r>
            <w:r>
              <w:rPr>
                <w:b/>
                <w:color w:val="000000"/>
              </w:rPr>
              <w:tab/>
            </w:r>
          </w:hyperlink>
          <w:r w:rsidR="00000000">
            <w:fldChar w:fldCharType="begin"/>
          </w:r>
          <w:r w:rsidR="00000000">
            <w:instrText xml:space="preserve"> PAGEREF _u28j9yup83ok \h </w:instrText>
          </w:r>
          <w:r w:rsidR="00000000">
            <w:fldChar w:fldCharType="separate"/>
          </w:r>
          <w:r w:rsidR="00000000">
            <w:rPr>
              <w:b/>
            </w:rPr>
            <w:t>4</w:t>
          </w:r>
          <w:r w:rsidR="00000000">
            <w:fldChar w:fldCharType="end"/>
          </w:r>
        </w:p>
        <w:p w14:paraId="1F4F4653" w14:textId="77777777" w:rsidR="007A7915" w:rsidRDefault="007A7915">
          <w:pPr>
            <w:widowControl w:val="0"/>
            <w:tabs>
              <w:tab w:val="right" w:leader="dot" w:pos="9360"/>
            </w:tabs>
            <w:spacing w:before="60" w:line="240" w:lineRule="auto"/>
            <w:ind w:left="360"/>
            <w:rPr>
              <w:color w:val="000000"/>
            </w:rPr>
          </w:pPr>
          <w:hyperlink w:anchor="_2da389mvjsam">
            <w:r>
              <w:rPr>
                <w:color w:val="000000"/>
              </w:rPr>
              <w:t>3.1 Parkinson disease in general</w:t>
            </w:r>
            <w:r>
              <w:rPr>
                <w:color w:val="000000"/>
              </w:rPr>
              <w:tab/>
            </w:r>
          </w:hyperlink>
          <w:r w:rsidR="00000000">
            <w:fldChar w:fldCharType="begin"/>
          </w:r>
          <w:r w:rsidR="00000000">
            <w:instrText xml:space="preserve"> PAGEREF _2da389mvjsam \h </w:instrText>
          </w:r>
          <w:r w:rsidR="00000000">
            <w:fldChar w:fldCharType="separate"/>
          </w:r>
          <w:r w:rsidR="00000000">
            <w:t>4</w:t>
          </w:r>
          <w:r w:rsidR="00000000">
            <w:fldChar w:fldCharType="end"/>
          </w:r>
        </w:p>
        <w:p w14:paraId="1F4F4654" w14:textId="77777777" w:rsidR="007A7915" w:rsidRDefault="007A7915">
          <w:pPr>
            <w:widowControl w:val="0"/>
            <w:tabs>
              <w:tab w:val="right" w:leader="dot" w:pos="9360"/>
            </w:tabs>
            <w:spacing w:before="60" w:line="240" w:lineRule="auto"/>
            <w:ind w:left="360"/>
            <w:rPr>
              <w:color w:val="000000"/>
            </w:rPr>
          </w:pPr>
          <w:hyperlink w:anchor="_wfnu0dxr8rni">
            <w:r>
              <w:rPr>
                <w:color w:val="000000"/>
              </w:rPr>
              <w:t>3.2  Impact on Parkinson's Disease Patients</w:t>
            </w:r>
            <w:r>
              <w:rPr>
                <w:color w:val="000000"/>
              </w:rPr>
              <w:tab/>
            </w:r>
          </w:hyperlink>
          <w:r w:rsidR="00000000">
            <w:fldChar w:fldCharType="begin"/>
          </w:r>
          <w:r w:rsidR="00000000">
            <w:instrText xml:space="preserve"> PAGEREF _wfnu0dxr8rni \h </w:instrText>
          </w:r>
          <w:r w:rsidR="00000000">
            <w:fldChar w:fldCharType="separate"/>
          </w:r>
          <w:r w:rsidR="00000000">
            <w:t>5</w:t>
          </w:r>
          <w:r w:rsidR="00000000">
            <w:fldChar w:fldCharType="end"/>
          </w:r>
        </w:p>
        <w:p w14:paraId="1F4F4655" w14:textId="77777777" w:rsidR="007A7915" w:rsidRDefault="007A7915">
          <w:pPr>
            <w:widowControl w:val="0"/>
            <w:tabs>
              <w:tab w:val="right" w:leader="dot" w:pos="9360"/>
            </w:tabs>
            <w:spacing w:before="60" w:line="240" w:lineRule="auto"/>
            <w:ind w:left="360"/>
            <w:rPr>
              <w:color w:val="000000"/>
            </w:rPr>
          </w:pPr>
          <w:hyperlink w:anchor="_y3qbt1i5xzlz">
            <w:r>
              <w:rPr>
                <w:color w:val="000000"/>
              </w:rPr>
              <w:t>3.3 The Information Needs of People with Parkinson's Disease</w:t>
            </w:r>
            <w:r>
              <w:rPr>
                <w:color w:val="000000"/>
              </w:rPr>
              <w:tab/>
            </w:r>
          </w:hyperlink>
          <w:r w:rsidR="00000000">
            <w:fldChar w:fldCharType="begin"/>
          </w:r>
          <w:r w:rsidR="00000000">
            <w:instrText xml:space="preserve"> PAGEREF _y3qbt1i5xzlz \h </w:instrText>
          </w:r>
          <w:r w:rsidR="00000000">
            <w:fldChar w:fldCharType="separate"/>
          </w:r>
          <w:r w:rsidR="00000000">
            <w:t>5</w:t>
          </w:r>
          <w:r w:rsidR="00000000">
            <w:fldChar w:fldCharType="end"/>
          </w:r>
        </w:p>
        <w:p w14:paraId="1F4F4656" w14:textId="41F173A3" w:rsidR="007A7915" w:rsidRDefault="007A7915">
          <w:pPr>
            <w:widowControl w:val="0"/>
            <w:tabs>
              <w:tab w:val="right" w:leader="dot" w:pos="9360"/>
            </w:tabs>
            <w:spacing w:before="60" w:line="240" w:lineRule="auto"/>
            <w:ind w:left="360"/>
            <w:rPr>
              <w:color w:val="000000"/>
            </w:rPr>
          </w:pPr>
          <w:hyperlink w:anchor="_82scf33ls43v">
            <w:r>
              <w:rPr>
                <w:color w:val="000000"/>
              </w:rPr>
              <w:t>3.4 The Importance of Explanations in Parkinson's Disease Management</w:t>
            </w:r>
            <w:r>
              <w:rPr>
                <w:color w:val="000000"/>
              </w:rPr>
              <w:tab/>
            </w:r>
          </w:hyperlink>
          <w:r w:rsidR="00097E59">
            <w:t>5</w:t>
          </w:r>
        </w:p>
        <w:p w14:paraId="1F4F4657" w14:textId="77777777" w:rsidR="007A7915" w:rsidRDefault="007A7915">
          <w:pPr>
            <w:widowControl w:val="0"/>
            <w:tabs>
              <w:tab w:val="right" w:leader="dot" w:pos="9360"/>
            </w:tabs>
            <w:spacing w:before="60" w:line="240" w:lineRule="auto"/>
            <w:ind w:left="360"/>
            <w:rPr>
              <w:color w:val="000000"/>
            </w:rPr>
          </w:pPr>
          <w:hyperlink w:anchor="_i0rcv1hcq2zu">
            <w:r>
              <w:rPr>
                <w:color w:val="000000"/>
              </w:rPr>
              <w:t>3.5 Summary</w:t>
            </w:r>
            <w:r>
              <w:rPr>
                <w:color w:val="000000"/>
              </w:rPr>
              <w:tab/>
            </w:r>
          </w:hyperlink>
          <w:r w:rsidR="00000000">
            <w:fldChar w:fldCharType="begin"/>
          </w:r>
          <w:r w:rsidR="00000000">
            <w:instrText xml:space="preserve"> PAGEREF _i0rcv1hcq2zu \h </w:instrText>
          </w:r>
          <w:r w:rsidR="00000000">
            <w:fldChar w:fldCharType="separate"/>
          </w:r>
          <w:r w:rsidR="00000000">
            <w:t>6</w:t>
          </w:r>
          <w:r w:rsidR="00000000">
            <w:fldChar w:fldCharType="end"/>
          </w:r>
        </w:p>
        <w:p w14:paraId="1F4F4658" w14:textId="14DFF1DE" w:rsidR="007A7915" w:rsidRDefault="007A7915">
          <w:pPr>
            <w:widowControl w:val="0"/>
            <w:tabs>
              <w:tab w:val="right" w:leader="dot" w:pos="9360"/>
            </w:tabs>
            <w:spacing w:before="60" w:line="240" w:lineRule="auto"/>
            <w:rPr>
              <w:b/>
              <w:color w:val="000000"/>
            </w:rPr>
          </w:pPr>
          <w:hyperlink w:anchor="_hs5ojv74mh1x">
            <w:r>
              <w:rPr>
                <w:b/>
                <w:color w:val="000000"/>
              </w:rPr>
              <w:t>4. Solution Description</w:t>
            </w:r>
            <w:r>
              <w:rPr>
                <w:b/>
                <w:color w:val="000000"/>
              </w:rPr>
              <w:tab/>
            </w:r>
          </w:hyperlink>
          <w:r w:rsidR="00097E59" w:rsidRPr="00097E59">
            <w:rPr>
              <w:b/>
              <w:bCs/>
            </w:rPr>
            <w:t>6</w:t>
          </w:r>
        </w:p>
        <w:p w14:paraId="1F4F4659" w14:textId="77777777" w:rsidR="007A7915" w:rsidRDefault="007A7915">
          <w:pPr>
            <w:widowControl w:val="0"/>
            <w:tabs>
              <w:tab w:val="right" w:leader="dot" w:pos="9360"/>
            </w:tabs>
            <w:spacing w:before="60" w:line="240" w:lineRule="auto"/>
            <w:rPr>
              <w:b/>
              <w:color w:val="000000"/>
            </w:rPr>
          </w:pPr>
          <w:hyperlink w:anchor="_s4jd6zpqow4t">
            <w:r>
              <w:rPr>
                <w:b/>
                <w:color w:val="000000"/>
              </w:rPr>
              <w:t>5. Development Process</w:t>
            </w:r>
            <w:r>
              <w:rPr>
                <w:b/>
                <w:color w:val="000000"/>
              </w:rPr>
              <w:tab/>
            </w:r>
          </w:hyperlink>
          <w:r w:rsidR="00000000">
            <w:fldChar w:fldCharType="begin"/>
          </w:r>
          <w:r w:rsidR="00000000">
            <w:instrText xml:space="preserve"> PAGEREF _s4jd6zpqow4t \h </w:instrText>
          </w:r>
          <w:r w:rsidR="00000000">
            <w:fldChar w:fldCharType="separate"/>
          </w:r>
          <w:r w:rsidR="00000000">
            <w:rPr>
              <w:b/>
            </w:rPr>
            <w:t>8</w:t>
          </w:r>
          <w:r w:rsidR="00000000">
            <w:fldChar w:fldCharType="end"/>
          </w:r>
        </w:p>
        <w:p w14:paraId="1F4F465A" w14:textId="4AB5C990" w:rsidR="007A7915" w:rsidRDefault="007A7915">
          <w:pPr>
            <w:widowControl w:val="0"/>
            <w:tabs>
              <w:tab w:val="right" w:leader="dot" w:pos="9360"/>
            </w:tabs>
            <w:spacing w:before="60" w:line="240" w:lineRule="auto"/>
            <w:ind w:left="360"/>
            <w:rPr>
              <w:color w:val="000000"/>
            </w:rPr>
          </w:pPr>
          <w:hyperlink w:anchor="_9ypi2gsbce8q">
            <w:r>
              <w:rPr>
                <w:color w:val="000000"/>
              </w:rPr>
              <w:t>5.1 Application Features and User Role</w:t>
            </w:r>
            <w:r>
              <w:rPr>
                <w:color w:val="000000"/>
              </w:rPr>
              <w:tab/>
            </w:r>
          </w:hyperlink>
          <w:r w:rsidR="00097E59">
            <w:t>8</w:t>
          </w:r>
        </w:p>
        <w:p w14:paraId="1F4F465B" w14:textId="3B62488F" w:rsidR="007A7915" w:rsidRDefault="007A7915">
          <w:pPr>
            <w:widowControl w:val="0"/>
            <w:tabs>
              <w:tab w:val="right" w:leader="dot" w:pos="9360"/>
            </w:tabs>
            <w:spacing w:before="60" w:line="240" w:lineRule="auto"/>
            <w:ind w:left="360"/>
            <w:rPr>
              <w:color w:val="000000"/>
            </w:rPr>
          </w:pPr>
          <w:hyperlink w:anchor="_ejsspoclckjx">
            <w:r>
              <w:rPr>
                <w:color w:val="000000"/>
              </w:rPr>
              <w:t>5.2 Code Implementation</w:t>
            </w:r>
            <w:r>
              <w:rPr>
                <w:color w:val="000000"/>
              </w:rPr>
              <w:tab/>
            </w:r>
          </w:hyperlink>
          <w:r w:rsidR="00000000">
            <w:fldChar w:fldCharType="begin"/>
          </w:r>
          <w:r w:rsidR="00000000">
            <w:instrText xml:space="preserve"> PAGEREF _ejsspoclckjx \h </w:instrText>
          </w:r>
          <w:r w:rsidR="00000000">
            <w:fldChar w:fldCharType="separate"/>
          </w:r>
          <w:r w:rsidR="00000000">
            <w:t>1</w:t>
          </w:r>
          <w:r w:rsidR="00097E59">
            <w:t>0</w:t>
          </w:r>
          <w:r w:rsidR="00000000">
            <w:fldChar w:fldCharType="end"/>
          </w:r>
        </w:p>
        <w:p w14:paraId="1F4F465C" w14:textId="2C7078CC" w:rsidR="007A7915" w:rsidRDefault="007A7915">
          <w:pPr>
            <w:widowControl w:val="0"/>
            <w:tabs>
              <w:tab w:val="right" w:leader="dot" w:pos="9360"/>
            </w:tabs>
            <w:spacing w:before="60" w:line="240" w:lineRule="auto"/>
            <w:ind w:left="720"/>
            <w:rPr>
              <w:color w:val="000000"/>
            </w:rPr>
          </w:pPr>
          <w:hyperlink w:anchor="_u4vtxnm5kigd">
            <w:r>
              <w:rPr>
                <w:color w:val="000000"/>
              </w:rPr>
              <w:t>Backend Development</w:t>
            </w:r>
            <w:r>
              <w:rPr>
                <w:color w:val="000000"/>
              </w:rPr>
              <w:tab/>
            </w:r>
          </w:hyperlink>
          <w:r w:rsidR="00000000">
            <w:fldChar w:fldCharType="begin"/>
          </w:r>
          <w:r w:rsidR="00000000">
            <w:instrText xml:space="preserve"> PAGEREF _u4vtxnm5kigd \h </w:instrText>
          </w:r>
          <w:r w:rsidR="00000000">
            <w:fldChar w:fldCharType="separate"/>
          </w:r>
          <w:r w:rsidR="00000000">
            <w:t>12</w:t>
          </w:r>
          <w:r w:rsidR="00000000">
            <w:fldChar w:fldCharType="end"/>
          </w:r>
        </w:p>
        <w:p w14:paraId="1F4F465D" w14:textId="77777777" w:rsidR="007A7915" w:rsidRDefault="007A7915">
          <w:pPr>
            <w:widowControl w:val="0"/>
            <w:tabs>
              <w:tab w:val="right" w:leader="dot" w:pos="9360"/>
            </w:tabs>
            <w:spacing w:before="60" w:line="240" w:lineRule="auto"/>
            <w:ind w:left="360"/>
            <w:rPr>
              <w:color w:val="000000"/>
            </w:rPr>
          </w:pPr>
          <w:hyperlink w:anchor="_fluwi3j1r0sd">
            <w:r>
              <w:rPr>
                <w:color w:val="000000"/>
              </w:rPr>
              <w:t>5.3 Client Feedback and Final Refinement</w:t>
            </w:r>
            <w:r>
              <w:rPr>
                <w:color w:val="000000"/>
              </w:rPr>
              <w:tab/>
            </w:r>
          </w:hyperlink>
          <w:r w:rsidR="00000000">
            <w:fldChar w:fldCharType="begin"/>
          </w:r>
          <w:r w:rsidR="00000000">
            <w:instrText xml:space="preserve"> PAGEREF _fluwi3j1r0sd \h </w:instrText>
          </w:r>
          <w:r w:rsidR="00000000">
            <w:fldChar w:fldCharType="separate"/>
          </w:r>
          <w:r w:rsidR="00000000">
            <w:t>13</w:t>
          </w:r>
          <w:r w:rsidR="00000000">
            <w:fldChar w:fldCharType="end"/>
          </w:r>
        </w:p>
        <w:p w14:paraId="1F4F465E" w14:textId="77777777" w:rsidR="007A7915" w:rsidRDefault="007A7915">
          <w:pPr>
            <w:widowControl w:val="0"/>
            <w:tabs>
              <w:tab w:val="right" w:leader="dot" w:pos="9360"/>
            </w:tabs>
            <w:spacing w:before="60" w:line="240" w:lineRule="auto"/>
            <w:rPr>
              <w:b/>
              <w:color w:val="000000"/>
            </w:rPr>
          </w:pPr>
          <w:hyperlink w:anchor="_tzj7ihcqgtxa">
            <w:r>
              <w:rPr>
                <w:b/>
                <w:color w:val="000000"/>
              </w:rPr>
              <w:t>6. Faced Challenges and Solutions</w:t>
            </w:r>
            <w:r>
              <w:rPr>
                <w:b/>
                <w:color w:val="000000"/>
              </w:rPr>
              <w:tab/>
            </w:r>
          </w:hyperlink>
          <w:r w:rsidR="00000000">
            <w:fldChar w:fldCharType="begin"/>
          </w:r>
          <w:r w:rsidR="00000000">
            <w:instrText xml:space="preserve"> PAGEREF _tzj7ihcqgtxa \h </w:instrText>
          </w:r>
          <w:r w:rsidR="00000000">
            <w:fldChar w:fldCharType="separate"/>
          </w:r>
          <w:r w:rsidR="00000000">
            <w:rPr>
              <w:b/>
            </w:rPr>
            <w:t>14</w:t>
          </w:r>
          <w:r w:rsidR="00000000">
            <w:fldChar w:fldCharType="end"/>
          </w:r>
        </w:p>
        <w:p w14:paraId="1F4F465F" w14:textId="77777777" w:rsidR="007A7915" w:rsidRDefault="007A7915">
          <w:pPr>
            <w:widowControl w:val="0"/>
            <w:tabs>
              <w:tab w:val="right" w:leader="dot" w:pos="9360"/>
            </w:tabs>
            <w:spacing w:before="60" w:line="240" w:lineRule="auto"/>
            <w:ind w:left="360"/>
            <w:rPr>
              <w:color w:val="000000"/>
            </w:rPr>
          </w:pPr>
          <w:hyperlink w:anchor="_r1cbcynpj90m">
            <w:r>
              <w:rPr>
                <w:color w:val="000000"/>
              </w:rPr>
              <w:t>6.1 Planning and Functional Challenges</w:t>
            </w:r>
            <w:r>
              <w:rPr>
                <w:color w:val="000000"/>
              </w:rPr>
              <w:tab/>
            </w:r>
          </w:hyperlink>
          <w:r w:rsidR="00000000">
            <w:fldChar w:fldCharType="begin"/>
          </w:r>
          <w:r w:rsidR="00000000">
            <w:instrText xml:space="preserve"> PAGEREF _r1cbcynpj90m \h </w:instrText>
          </w:r>
          <w:r w:rsidR="00000000">
            <w:fldChar w:fldCharType="separate"/>
          </w:r>
          <w:r w:rsidR="00000000">
            <w:t>14</w:t>
          </w:r>
          <w:r w:rsidR="00000000">
            <w:fldChar w:fldCharType="end"/>
          </w:r>
        </w:p>
        <w:p w14:paraId="1F4F4660" w14:textId="77777777" w:rsidR="007A7915" w:rsidRDefault="007A7915">
          <w:pPr>
            <w:widowControl w:val="0"/>
            <w:tabs>
              <w:tab w:val="right" w:leader="dot" w:pos="9360"/>
            </w:tabs>
            <w:spacing w:before="60" w:line="240" w:lineRule="auto"/>
            <w:ind w:left="360"/>
            <w:rPr>
              <w:color w:val="000000"/>
            </w:rPr>
          </w:pPr>
          <w:hyperlink w:anchor="_gnx23w3zfiui">
            <w:r>
              <w:rPr>
                <w:color w:val="000000"/>
              </w:rPr>
              <w:t>6.2 Design and Aesthetics Challenges</w:t>
            </w:r>
            <w:r>
              <w:rPr>
                <w:color w:val="000000"/>
              </w:rPr>
              <w:tab/>
            </w:r>
          </w:hyperlink>
          <w:r w:rsidR="00000000">
            <w:fldChar w:fldCharType="begin"/>
          </w:r>
          <w:r w:rsidR="00000000">
            <w:instrText xml:space="preserve"> PAGEREF _gnx23w3zfiui \h </w:instrText>
          </w:r>
          <w:r w:rsidR="00000000">
            <w:fldChar w:fldCharType="separate"/>
          </w:r>
          <w:r w:rsidR="00000000">
            <w:t>16</w:t>
          </w:r>
          <w:r w:rsidR="00000000">
            <w:fldChar w:fldCharType="end"/>
          </w:r>
        </w:p>
        <w:p w14:paraId="1F4F4661" w14:textId="77777777" w:rsidR="007A7915" w:rsidRDefault="007A7915">
          <w:pPr>
            <w:widowControl w:val="0"/>
            <w:tabs>
              <w:tab w:val="right" w:leader="dot" w:pos="9360"/>
            </w:tabs>
            <w:spacing w:before="60" w:line="240" w:lineRule="auto"/>
            <w:rPr>
              <w:b/>
              <w:color w:val="000000"/>
            </w:rPr>
          </w:pPr>
          <w:hyperlink w:anchor="_t5qpyufqxk0o">
            <w:r>
              <w:rPr>
                <w:b/>
                <w:color w:val="000000"/>
              </w:rPr>
              <w:t>7. Results and Conclusions</w:t>
            </w:r>
            <w:r>
              <w:rPr>
                <w:b/>
                <w:color w:val="000000"/>
              </w:rPr>
              <w:tab/>
            </w:r>
          </w:hyperlink>
          <w:r w:rsidR="00000000">
            <w:fldChar w:fldCharType="begin"/>
          </w:r>
          <w:r w:rsidR="00000000">
            <w:instrText xml:space="preserve"> PAGEREF _t5qpyufqxk0o \h </w:instrText>
          </w:r>
          <w:r w:rsidR="00000000">
            <w:fldChar w:fldCharType="separate"/>
          </w:r>
          <w:r w:rsidR="00000000">
            <w:rPr>
              <w:b/>
            </w:rPr>
            <w:t>17</w:t>
          </w:r>
          <w:r w:rsidR="00000000">
            <w:fldChar w:fldCharType="end"/>
          </w:r>
        </w:p>
        <w:p w14:paraId="1F4F4662" w14:textId="77777777" w:rsidR="007A7915" w:rsidRDefault="007A7915">
          <w:pPr>
            <w:widowControl w:val="0"/>
            <w:tabs>
              <w:tab w:val="right" w:leader="dot" w:pos="9360"/>
            </w:tabs>
            <w:spacing w:before="60" w:line="240" w:lineRule="auto"/>
            <w:ind w:left="360"/>
            <w:rPr>
              <w:color w:val="000000"/>
            </w:rPr>
          </w:pPr>
          <w:hyperlink w:anchor="_5vnowfe8evzf">
            <w:r>
              <w:rPr>
                <w:color w:val="000000"/>
              </w:rPr>
              <w:t>7.1 Goals and Achievements</w:t>
            </w:r>
            <w:r>
              <w:rPr>
                <w:color w:val="000000"/>
              </w:rPr>
              <w:tab/>
            </w:r>
          </w:hyperlink>
          <w:r w:rsidR="00000000">
            <w:fldChar w:fldCharType="begin"/>
          </w:r>
          <w:r w:rsidR="00000000">
            <w:instrText xml:space="preserve"> PAGEREF _5vnowfe8evzf \h </w:instrText>
          </w:r>
          <w:r w:rsidR="00000000">
            <w:fldChar w:fldCharType="separate"/>
          </w:r>
          <w:r w:rsidR="00000000">
            <w:t>17</w:t>
          </w:r>
          <w:r w:rsidR="00000000">
            <w:fldChar w:fldCharType="end"/>
          </w:r>
        </w:p>
        <w:p w14:paraId="1F4F4663" w14:textId="77777777" w:rsidR="007A7915" w:rsidRDefault="007A7915">
          <w:pPr>
            <w:widowControl w:val="0"/>
            <w:tabs>
              <w:tab w:val="right" w:leader="dot" w:pos="9360"/>
            </w:tabs>
            <w:spacing w:before="60" w:line="240" w:lineRule="auto"/>
            <w:ind w:left="360"/>
            <w:rPr>
              <w:color w:val="000000"/>
            </w:rPr>
          </w:pPr>
          <w:hyperlink w:anchor="_rd59iaj18a7c">
            <w:r>
              <w:rPr>
                <w:color w:val="000000"/>
              </w:rPr>
              <w:t>7.2 Conclusions</w:t>
            </w:r>
            <w:r>
              <w:rPr>
                <w:color w:val="000000"/>
              </w:rPr>
              <w:tab/>
            </w:r>
          </w:hyperlink>
          <w:r w:rsidR="00000000">
            <w:fldChar w:fldCharType="begin"/>
          </w:r>
          <w:r w:rsidR="00000000">
            <w:instrText xml:space="preserve"> PAGEREF _rd59iaj18a7c \h </w:instrText>
          </w:r>
          <w:r w:rsidR="00000000">
            <w:fldChar w:fldCharType="separate"/>
          </w:r>
          <w:r w:rsidR="00000000">
            <w:t>18</w:t>
          </w:r>
          <w:r w:rsidR="00000000">
            <w:fldChar w:fldCharType="end"/>
          </w:r>
        </w:p>
        <w:p w14:paraId="1F4F4664" w14:textId="77777777" w:rsidR="007A7915" w:rsidRDefault="007A7915">
          <w:pPr>
            <w:widowControl w:val="0"/>
            <w:tabs>
              <w:tab w:val="right" w:leader="dot" w:pos="9360"/>
            </w:tabs>
            <w:spacing w:before="60" w:line="240" w:lineRule="auto"/>
            <w:ind w:left="360"/>
            <w:rPr>
              <w:color w:val="000000"/>
            </w:rPr>
          </w:pPr>
          <w:hyperlink w:anchor="_wbhi4g735wun">
            <w:r>
              <w:rPr>
                <w:color w:val="000000"/>
              </w:rPr>
              <w:t>7.3 Limitations and Future Work</w:t>
            </w:r>
            <w:r>
              <w:rPr>
                <w:color w:val="000000"/>
              </w:rPr>
              <w:tab/>
            </w:r>
          </w:hyperlink>
          <w:r w:rsidR="00000000">
            <w:fldChar w:fldCharType="begin"/>
          </w:r>
          <w:r w:rsidR="00000000">
            <w:instrText xml:space="preserve"> PAGEREF _wbhi4g735wun \h </w:instrText>
          </w:r>
          <w:r w:rsidR="00000000">
            <w:fldChar w:fldCharType="separate"/>
          </w:r>
          <w:r w:rsidR="00000000">
            <w:t>18</w:t>
          </w:r>
          <w:r w:rsidR="00000000">
            <w:fldChar w:fldCharType="end"/>
          </w:r>
        </w:p>
        <w:p w14:paraId="1F4F4665" w14:textId="77777777" w:rsidR="007A7915" w:rsidRDefault="007A7915">
          <w:pPr>
            <w:widowControl w:val="0"/>
            <w:tabs>
              <w:tab w:val="right" w:leader="dot" w:pos="9360"/>
            </w:tabs>
            <w:spacing w:before="60" w:line="240" w:lineRule="auto"/>
            <w:rPr>
              <w:b/>
              <w:color w:val="000000"/>
            </w:rPr>
          </w:pPr>
          <w:hyperlink w:anchor="_beep9vtjnm9f">
            <w:r>
              <w:rPr>
                <w:b/>
                <w:color w:val="000000"/>
              </w:rPr>
              <w:t>8. User Documentation</w:t>
            </w:r>
            <w:r>
              <w:rPr>
                <w:b/>
                <w:color w:val="000000"/>
              </w:rPr>
              <w:tab/>
            </w:r>
          </w:hyperlink>
          <w:r w:rsidR="00000000">
            <w:fldChar w:fldCharType="begin"/>
          </w:r>
          <w:r w:rsidR="00000000">
            <w:instrText xml:space="preserve"> PAGEREF _beep9vtjnm9f \h </w:instrText>
          </w:r>
          <w:r w:rsidR="00000000">
            <w:fldChar w:fldCharType="separate"/>
          </w:r>
          <w:r w:rsidR="00000000">
            <w:rPr>
              <w:b/>
            </w:rPr>
            <w:t>19</w:t>
          </w:r>
          <w:r w:rsidR="00000000">
            <w:fldChar w:fldCharType="end"/>
          </w:r>
        </w:p>
        <w:p w14:paraId="1F4F4666" w14:textId="77777777" w:rsidR="007A7915" w:rsidRDefault="007A7915">
          <w:pPr>
            <w:widowControl w:val="0"/>
            <w:tabs>
              <w:tab w:val="right" w:leader="dot" w:pos="9360"/>
            </w:tabs>
            <w:spacing w:before="60" w:line="240" w:lineRule="auto"/>
            <w:ind w:left="360"/>
            <w:rPr>
              <w:color w:val="000000"/>
            </w:rPr>
          </w:pPr>
          <w:hyperlink w:anchor="_ig4l3ypqcx6q">
            <w:r>
              <w:rPr>
                <w:color w:val="000000"/>
              </w:rPr>
              <w:t>8.1 User Guide</w:t>
            </w:r>
            <w:r>
              <w:rPr>
                <w:color w:val="000000"/>
              </w:rPr>
              <w:tab/>
            </w:r>
          </w:hyperlink>
          <w:r w:rsidR="00000000">
            <w:fldChar w:fldCharType="begin"/>
          </w:r>
          <w:r w:rsidR="00000000">
            <w:instrText xml:space="preserve"> PAGEREF _ig4l3ypqcx6q \h </w:instrText>
          </w:r>
          <w:r w:rsidR="00000000">
            <w:fldChar w:fldCharType="separate"/>
          </w:r>
          <w:r w:rsidR="00000000">
            <w:t>19</w:t>
          </w:r>
          <w:r w:rsidR="00000000">
            <w:fldChar w:fldCharType="end"/>
          </w:r>
        </w:p>
        <w:p w14:paraId="1F4F4667" w14:textId="77777777" w:rsidR="007A7915" w:rsidRDefault="007A7915">
          <w:pPr>
            <w:widowControl w:val="0"/>
            <w:tabs>
              <w:tab w:val="right" w:leader="dot" w:pos="9360"/>
            </w:tabs>
            <w:spacing w:before="60" w:line="240" w:lineRule="auto"/>
            <w:ind w:left="720"/>
            <w:rPr>
              <w:color w:val="000000"/>
            </w:rPr>
          </w:pPr>
          <w:hyperlink w:anchor="_nxq0ucjtsj0a">
            <w:r>
              <w:rPr>
                <w:color w:val="000000"/>
              </w:rPr>
              <w:t>8.1.1 Operating Instructions – Visualization Module</w:t>
            </w:r>
            <w:r>
              <w:rPr>
                <w:color w:val="000000"/>
              </w:rPr>
              <w:tab/>
            </w:r>
          </w:hyperlink>
          <w:r w:rsidR="00000000">
            <w:fldChar w:fldCharType="begin"/>
          </w:r>
          <w:r w:rsidR="00000000">
            <w:instrText xml:space="preserve"> PAGEREF _nxq0ucjtsj0a \h </w:instrText>
          </w:r>
          <w:r w:rsidR="00000000">
            <w:fldChar w:fldCharType="separate"/>
          </w:r>
          <w:r w:rsidR="00000000">
            <w:t>19</w:t>
          </w:r>
          <w:r w:rsidR="00000000">
            <w:fldChar w:fldCharType="end"/>
          </w:r>
        </w:p>
        <w:p w14:paraId="1F4F4668" w14:textId="77777777" w:rsidR="007A7915" w:rsidRDefault="007A7915">
          <w:pPr>
            <w:widowControl w:val="0"/>
            <w:tabs>
              <w:tab w:val="right" w:leader="dot" w:pos="9360"/>
            </w:tabs>
            <w:spacing w:before="60" w:line="240" w:lineRule="auto"/>
            <w:ind w:left="720"/>
            <w:rPr>
              <w:color w:val="000000"/>
            </w:rPr>
          </w:pPr>
          <w:hyperlink w:anchor="_g24cedpp1fk6">
            <w:r>
              <w:rPr>
                <w:color w:val="000000"/>
              </w:rPr>
              <w:t>8.1.2 Maintenance Guide</w:t>
            </w:r>
            <w:r>
              <w:rPr>
                <w:color w:val="000000"/>
              </w:rPr>
              <w:tab/>
            </w:r>
          </w:hyperlink>
          <w:r w:rsidR="00000000">
            <w:fldChar w:fldCharType="begin"/>
          </w:r>
          <w:r w:rsidR="00000000">
            <w:instrText xml:space="preserve"> PAGEREF _g24cedpp1fk6 \h </w:instrText>
          </w:r>
          <w:r w:rsidR="00000000">
            <w:fldChar w:fldCharType="separate"/>
          </w:r>
          <w:r w:rsidR="00000000">
            <w:t>27</w:t>
          </w:r>
          <w:r w:rsidR="00000000">
            <w:fldChar w:fldCharType="end"/>
          </w:r>
        </w:p>
        <w:p w14:paraId="1F4F4669" w14:textId="77777777" w:rsidR="007A7915" w:rsidRDefault="007A7915">
          <w:pPr>
            <w:widowControl w:val="0"/>
            <w:tabs>
              <w:tab w:val="right" w:leader="dot" w:pos="9360"/>
            </w:tabs>
            <w:spacing w:before="60" w:line="240" w:lineRule="auto"/>
            <w:rPr>
              <w:b/>
              <w:color w:val="000000"/>
            </w:rPr>
          </w:pPr>
          <w:hyperlink w:anchor="_xbrsmrh60jk9">
            <w:r>
              <w:rPr>
                <w:b/>
                <w:color w:val="000000"/>
              </w:rPr>
              <w:t>9. Evaluation / Verification Plan</w:t>
            </w:r>
            <w:r>
              <w:rPr>
                <w:b/>
                <w:color w:val="000000"/>
              </w:rPr>
              <w:tab/>
            </w:r>
          </w:hyperlink>
          <w:r w:rsidR="00000000">
            <w:fldChar w:fldCharType="begin"/>
          </w:r>
          <w:r w:rsidR="00000000">
            <w:instrText xml:space="preserve"> PAGEREF _xbrsmrh60jk9 \h </w:instrText>
          </w:r>
          <w:r w:rsidR="00000000">
            <w:fldChar w:fldCharType="separate"/>
          </w:r>
          <w:r w:rsidR="00000000">
            <w:rPr>
              <w:b/>
            </w:rPr>
            <w:t>38</w:t>
          </w:r>
          <w:r w:rsidR="00000000">
            <w:fldChar w:fldCharType="end"/>
          </w:r>
        </w:p>
        <w:p w14:paraId="1F4F466A" w14:textId="77777777" w:rsidR="007A7915" w:rsidRDefault="007A7915">
          <w:pPr>
            <w:widowControl w:val="0"/>
            <w:tabs>
              <w:tab w:val="right" w:leader="dot" w:pos="9360"/>
            </w:tabs>
            <w:spacing w:before="60" w:line="240" w:lineRule="auto"/>
            <w:ind w:left="360"/>
            <w:rPr>
              <w:color w:val="000000"/>
            </w:rPr>
          </w:pPr>
          <w:hyperlink w:anchor="_lyhnaowsk5d2">
            <w:r>
              <w:rPr>
                <w:color w:val="000000"/>
              </w:rPr>
              <w:t>9.1 Testing Plan</w:t>
            </w:r>
            <w:r>
              <w:rPr>
                <w:color w:val="000000"/>
              </w:rPr>
              <w:tab/>
            </w:r>
          </w:hyperlink>
          <w:r w:rsidR="00000000">
            <w:fldChar w:fldCharType="begin"/>
          </w:r>
          <w:r w:rsidR="00000000">
            <w:instrText xml:space="preserve"> PAGEREF _lyhnaowsk5d2 \h </w:instrText>
          </w:r>
          <w:r w:rsidR="00000000">
            <w:fldChar w:fldCharType="separate"/>
          </w:r>
          <w:r w:rsidR="00000000">
            <w:t>38</w:t>
          </w:r>
          <w:r w:rsidR="00000000">
            <w:fldChar w:fldCharType="end"/>
          </w:r>
        </w:p>
        <w:p w14:paraId="1F4F466B" w14:textId="77777777" w:rsidR="007A7915" w:rsidRDefault="007A7915">
          <w:pPr>
            <w:widowControl w:val="0"/>
            <w:tabs>
              <w:tab w:val="right" w:leader="dot" w:pos="9360"/>
            </w:tabs>
            <w:spacing w:before="60" w:line="240" w:lineRule="auto"/>
            <w:rPr>
              <w:b/>
              <w:color w:val="000000"/>
            </w:rPr>
          </w:pPr>
          <w:hyperlink>
            <w:r>
              <w:rPr>
                <w:b/>
                <w:color w:val="000000"/>
              </w:rPr>
              <w:t>References</w:t>
            </w:r>
            <w:r>
              <w:rPr>
                <w:b/>
                <w:color w:val="000000"/>
              </w:rPr>
              <w:tab/>
            </w:r>
          </w:hyperlink>
          <w:r w:rsidR="00000000">
            <w:fldChar w:fldCharType="begin"/>
          </w:r>
          <w:r w:rsidR="00000000">
            <w:instrText xml:space="preserve"> PAGEREF  \h </w:instrText>
          </w:r>
          <w:r w:rsidR="00000000">
            <w:fldChar w:fldCharType="separate"/>
          </w:r>
          <w:r w:rsidR="00000000">
            <w:rPr>
              <w:b/>
            </w:rPr>
            <w:t>40</w:t>
          </w:r>
          <w:r w:rsidR="00000000">
            <w:fldChar w:fldCharType="end"/>
          </w:r>
          <w:r w:rsidR="00000000">
            <w:fldChar w:fldCharType="end"/>
          </w:r>
        </w:p>
      </w:sdtContent>
    </w:sdt>
    <w:p w14:paraId="1F4F466C" w14:textId="77777777" w:rsidR="007A7915" w:rsidRDefault="007A7915">
      <w:pPr>
        <w:jc w:val="both"/>
        <w:rPr>
          <w:rFonts w:ascii="Times New Roman" w:eastAsia="Times New Roman" w:hAnsi="Times New Roman" w:cs="Times New Roman"/>
        </w:rPr>
      </w:pPr>
    </w:p>
    <w:p w14:paraId="1F4F466D" w14:textId="77777777" w:rsidR="007A7915" w:rsidRDefault="007A7915">
      <w:pPr>
        <w:jc w:val="both"/>
        <w:rPr>
          <w:rFonts w:ascii="Times New Roman" w:eastAsia="Times New Roman" w:hAnsi="Times New Roman" w:cs="Times New Roman"/>
        </w:rPr>
      </w:pPr>
    </w:p>
    <w:p w14:paraId="1F4F466E" w14:textId="77777777" w:rsidR="007A7915" w:rsidRDefault="007A7915">
      <w:pPr>
        <w:jc w:val="both"/>
        <w:rPr>
          <w:rFonts w:ascii="Times New Roman" w:eastAsia="Times New Roman" w:hAnsi="Times New Roman" w:cs="Times New Roman"/>
        </w:rPr>
      </w:pPr>
    </w:p>
    <w:p w14:paraId="1F4F466F" w14:textId="77777777" w:rsidR="007A7915" w:rsidRDefault="007A7915">
      <w:pPr>
        <w:jc w:val="both"/>
        <w:rPr>
          <w:rFonts w:ascii="Times New Roman" w:eastAsia="Times New Roman" w:hAnsi="Times New Roman" w:cs="Times New Roman"/>
        </w:rPr>
      </w:pPr>
    </w:p>
    <w:p w14:paraId="1F4F4670" w14:textId="77777777" w:rsidR="007A7915" w:rsidRDefault="007A7915">
      <w:pPr>
        <w:jc w:val="both"/>
        <w:rPr>
          <w:rFonts w:ascii="Times New Roman" w:eastAsia="Times New Roman" w:hAnsi="Times New Roman" w:cs="Times New Roman"/>
        </w:rPr>
      </w:pPr>
    </w:p>
    <w:p w14:paraId="1F4F4671" w14:textId="77777777" w:rsidR="007A7915" w:rsidRDefault="007A7915">
      <w:pPr>
        <w:jc w:val="both"/>
        <w:rPr>
          <w:rFonts w:ascii="Times New Roman" w:eastAsia="Times New Roman" w:hAnsi="Times New Roman" w:cs="Times New Roman"/>
        </w:rPr>
      </w:pPr>
    </w:p>
    <w:p w14:paraId="1F4F4672" w14:textId="77777777" w:rsidR="007A7915" w:rsidRDefault="00000000">
      <w:pPr>
        <w:pStyle w:val="1"/>
        <w:jc w:val="left"/>
      </w:pPr>
      <w:bookmarkStart w:id="0" w:name="_vhj9c6kcp451" w:colFirst="0" w:colLast="0"/>
      <w:bookmarkEnd w:id="0"/>
      <w:r>
        <w:lastRenderedPageBreak/>
        <w:t>Abstract</w:t>
      </w:r>
    </w:p>
    <w:p w14:paraId="1F4F4673" w14:textId="4CEF95D2" w:rsidR="007A7915" w:rsidRDefault="00000000" w:rsidP="007D6C5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Parkinson’s disease is a progressive neurological disorder that affects movement, balance, and coordination, making daily life increasingly challenging for patients. To support day-to-day management, we developed an intuitive, browser-based visualization module that transforms self-reported data into clear and engaging visual representations.</w:t>
      </w:r>
    </w:p>
    <w:p w14:paraId="1F4F4674"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Designed specifically for Michael, a person living with Parkinson’s, the system is built on the personal health data he records in the CareHub application. It features a monthly heatmap that offers a quick overview of Michael’s physical and emotional condition, and a daily dashboard with interactive graphs related to medication intake, nutrition, physical activity, and cognitive tasks.</w:t>
      </w:r>
    </w:p>
    <w:p w14:paraId="1F4F4675"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data is presented in a single, user-friendly interface that enables smooth navigation between visualizations. This allows users to easily observe changes over time and better understand their daily routines.</w:t>
      </w:r>
    </w:p>
    <w:p w14:paraId="1F4F4676"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is tailored to Michael’s needs, providing him with a meaningful way to connect with his own data and stay actively engaged in managing his health.</w:t>
      </w:r>
    </w:p>
    <w:p w14:paraId="1F4F4677" w14:textId="77777777" w:rsidR="007A7915" w:rsidRDefault="007A7915">
      <w:pPr>
        <w:spacing w:before="240" w:after="240"/>
        <w:jc w:val="both"/>
        <w:rPr>
          <w:rFonts w:ascii="Times New Roman" w:eastAsia="Times New Roman" w:hAnsi="Times New Roman" w:cs="Times New Roman"/>
          <w:sz w:val="24"/>
          <w:szCs w:val="24"/>
        </w:rPr>
      </w:pPr>
    </w:p>
    <w:p w14:paraId="1F4F4678" w14:textId="77777777" w:rsidR="007A7915" w:rsidRDefault="007A7915">
      <w:pPr>
        <w:spacing w:before="240" w:after="240"/>
        <w:jc w:val="both"/>
        <w:rPr>
          <w:rFonts w:ascii="Times New Roman" w:eastAsia="Times New Roman" w:hAnsi="Times New Roman" w:cs="Times New Roman"/>
          <w:sz w:val="24"/>
          <w:szCs w:val="24"/>
        </w:rPr>
      </w:pPr>
    </w:p>
    <w:p w14:paraId="1F4F4679" w14:textId="77777777" w:rsidR="007A7915" w:rsidRDefault="007A7915">
      <w:pPr>
        <w:spacing w:before="240" w:after="240"/>
        <w:jc w:val="both"/>
        <w:rPr>
          <w:rFonts w:ascii="Times New Roman" w:eastAsia="Times New Roman" w:hAnsi="Times New Roman" w:cs="Times New Roman"/>
          <w:sz w:val="24"/>
          <w:szCs w:val="24"/>
        </w:rPr>
      </w:pPr>
    </w:p>
    <w:p w14:paraId="1F4F467A" w14:textId="77777777" w:rsidR="007A7915" w:rsidRDefault="007A7915">
      <w:pPr>
        <w:spacing w:before="240" w:after="240"/>
        <w:jc w:val="both"/>
        <w:rPr>
          <w:rFonts w:ascii="Times New Roman" w:eastAsia="Times New Roman" w:hAnsi="Times New Roman" w:cs="Times New Roman"/>
          <w:sz w:val="24"/>
          <w:szCs w:val="24"/>
        </w:rPr>
      </w:pPr>
    </w:p>
    <w:p w14:paraId="1F4F467B" w14:textId="77777777" w:rsidR="007A7915" w:rsidRDefault="007A7915">
      <w:pPr>
        <w:spacing w:before="240" w:after="240"/>
        <w:jc w:val="both"/>
        <w:rPr>
          <w:rFonts w:ascii="Times New Roman" w:eastAsia="Times New Roman" w:hAnsi="Times New Roman" w:cs="Times New Roman"/>
          <w:sz w:val="24"/>
          <w:szCs w:val="24"/>
        </w:rPr>
      </w:pPr>
    </w:p>
    <w:p w14:paraId="1F4F467C" w14:textId="77777777" w:rsidR="007A7915" w:rsidRDefault="007A7915">
      <w:pPr>
        <w:spacing w:before="240" w:after="240"/>
        <w:jc w:val="both"/>
        <w:rPr>
          <w:rFonts w:ascii="Times New Roman" w:eastAsia="Times New Roman" w:hAnsi="Times New Roman" w:cs="Times New Roman"/>
          <w:sz w:val="24"/>
          <w:szCs w:val="24"/>
        </w:rPr>
      </w:pPr>
    </w:p>
    <w:p w14:paraId="1F4F467D" w14:textId="77777777" w:rsidR="007A7915" w:rsidRDefault="007A7915">
      <w:pPr>
        <w:spacing w:before="240" w:after="240"/>
        <w:jc w:val="both"/>
        <w:rPr>
          <w:rFonts w:ascii="Times New Roman" w:eastAsia="Times New Roman" w:hAnsi="Times New Roman" w:cs="Times New Roman"/>
          <w:sz w:val="24"/>
          <w:szCs w:val="24"/>
        </w:rPr>
      </w:pPr>
    </w:p>
    <w:p w14:paraId="1F4F467E" w14:textId="77777777" w:rsidR="007A7915" w:rsidRDefault="007A7915">
      <w:pPr>
        <w:spacing w:before="240" w:after="240"/>
        <w:jc w:val="both"/>
        <w:rPr>
          <w:rFonts w:ascii="Times New Roman" w:eastAsia="Times New Roman" w:hAnsi="Times New Roman" w:cs="Times New Roman"/>
          <w:sz w:val="24"/>
          <w:szCs w:val="24"/>
        </w:rPr>
      </w:pPr>
    </w:p>
    <w:p w14:paraId="1F4F467F" w14:textId="77777777" w:rsidR="007A7915" w:rsidRDefault="00000000">
      <w:pPr>
        <w:pStyle w:val="1"/>
        <w:jc w:val="left"/>
      </w:pPr>
      <w:bookmarkStart w:id="1" w:name="_c7cs06t9xz6i" w:colFirst="0" w:colLast="0"/>
      <w:bookmarkEnd w:id="1"/>
      <w:r>
        <w:lastRenderedPageBreak/>
        <w:t>2. Introduction</w:t>
      </w:r>
    </w:p>
    <w:p w14:paraId="1F4F4680" w14:textId="77777777" w:rsidR="007A7915" w:rsidRDefault="00000000">
      <w:pPr>
        <w:pStyle w:val="a3"/>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Parkinson’s disease (PD) is a progressive neurological condition that significantly impairs motor function, balance, and coordination, leading to symptoms such as tremors, stiffness, and slowness of movement ‎</w:t>
      </w:r>
      <w:hyperlink w:anchor="_xie82qqiany4">
        <w:r w:rsidR="007A7915">
          <w:rPr>
            <w:rFonts w:ascii="Times New Roman" w:eastAsia="Times New Roman" w:hAnsi="Times New Roman" w:cs="Times New Roman"/>
            <w:color w:val="1155CC"/>
            <w:sz w:val="24"/>
            <w:szCs w:val="24"/>
            <w:u w:val="single"/>
          </w:rPr>
          <w:t>[6]</w:t>
        </w:r>
      </w:hyperlink>
      <w:r>
        <w:rPr>
          <w:rFonts w:ascii="Times New Roman" w:eastAsia="Times New Roman" w:hAnsi="Times New Roman" w:cs="Times New Roman"/>
          <w:sz w:val="24"/>
          <w:szCs w:val="24"/>
        </w:rPr>
        <w:t>. For individuals living with PD, managing the condition is a complex and ongoing process that requires careful monitoring of symptoms and daily routines</w:t>
      </w:r>
      <w:hyperlink w:anchor="_xie82qqiany4">
        <w:r w:rsidR="007A7915">
          <w:rPr>
            <w:rFonts w:ascii="Times New Roman" w:eastAsia="Times New Roman" w:hAnsi="Times New Roman" w:cs="Times New Roman"/>
            <w:color w:val="1155CC"/>
            <w:sz w:val="24"/>
            <w:szCs w:val="24"/>
            <w:u w:val="single"/>
          </w:rPr>
          <w:t xml:space="preserve"> ‎[2]</w:t>
        </w:r>
      </w:hyperlink>
      <w:r>
        <w:rPr>
          <w:rFonts w:ascii="Times New Roman" w:eastAsia="Times New Roman" w:hAnsi="Times New Roman" w:cs="Times New Roman"/>
          <w:sz w:val="24"/>
          <w:szCs w:val="24"/>
        </w:rPr>
        <w:t xml:space="preserve">. Even small adjustments in everyday habits—such as the timing of medication, consistency of physical activity, or dietary choices—can have a meaningful impact on symptom progression and overall well-being </w:t>
      </w:r>
      <w:hyperlink w:anchor="_xie82qqiany4">
        <w:r w:rsidR="007A7915">
          <w:rPr>
            <w:rFonts w:ascii="Times New Roman" w:eastAsia="Times New Roman" w:hAnsi="Times New Roman" w:cs="Times New Roman"/>
            <w:color w:val="1155CC"/>
            <w:sz w:val="24"/>
            <w:szCs w:val="24"/>
            <w:u w:val="single"/>
          </w:rPr>
          <w:t>‎[1][7]</w:t>
        </w:r>
      </w:hyperlink>
      <w:r>
        <w:rPr>
          <w:rFonts w:ascii="Times New Roman" w:eastAsia="Times New Roman" w:hAnsi="Times New Roman" w:cs="Times New Roman"/>
          <w:sz w:val="24"/>
          <w:szCs w:val="24"/>
        </w:rPr>
        <w:t>. However, many patients struggle to connect their daily actions with their health outcomes, leaving them with limited clarity and reduced confidence when making care-related decisions ‎</w:t>
      </w:r>
      <w:hyperlink w:anchor="_xie82qqiany4">
        <w:r w:rsidR="007A7915">
          <w:rPr>
            <w:rFonts w:ascii="Times New Roman" w:eastAsia="Times New Roman" w:hAnsi="Times New Roman" w:cs="Times New Roman"/>
            <w:sz w:val="24"/>
            <w:szCs w:val="24"/>
          </w:rPr>
          <w:t>[2][4]</w:t>
        </w:r>
      </w:hyperlink>
      <w:r>
        <w:rPr>
          <w:rFonts w:ascii="Times New Roman" w:eastAsia="Times New Roman" w:hAnsi="Times New Roman" w:cs="Times New Roman"/>
          <w:sz w:val="24"/>
          <w:szCs w:val="24"/>
        </w:rPr>
        <w:t>.</w:t>
      </w:r>
    </w:p>
    <w:p w14:paraId="1F4F4681" w14:textId="77777777" w:rsidR="007A7915" w:rsidRDefault="00000000" w:rsidP="007D6C5C">
      <w:pPr>
        <w:pStyle w:val="a3"/>
        <w:spacing w:before="240" w:after="240"/>
        <w:jc w:val="both"/>
        <w:rPr>
          <w:rFonts w:ascii="Times New Roman" w:eastAsia="Times New Roman" w:hAnsi="Times New Roman" w:cs="Times New Roman"/>
          <w:sz w:val="24"/>
          <w:szCs w:val="24"/>
        </w:rPr>
      </w:pPr>
      <w:bookmarkStart w:id="2" w:name="_p6bg7m8otabd" w:colFirst="0" w:colLast="0"/>
      <w:bookmarkEnd w:id="2"/>
      <w:r>
        <w:rPr>
          <w:rFonts w:ascii="Times New Roman" w:eastAsia="Times New Roman" w:hAnsi="Times New Roman" w:cs="Times New Roman"/>
          <w:sz w:val="24"/>
          <w:szCs w:val="24"/>
        </w:rPr>
        <w:t>With this in mind, our vision is to help patients better navigate Parkinson’s disease by turning complex information into clear and accessible visual content.</w:t>
      </w:r>
      <w:r w:rsidRPr="007D6C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Using intuitive and customized</w:t>
      </w:r>
      <w:r w:rsidRPr="007D6C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visualizations, we aim to empower patients—particularly Michael, the user at the center of our project—to better understand their condition and become more actively engaged in their treatment journey.</w:t>
      </w:r>
    </w:p>
    <w:p w14:paraId="1F4F4682" w14:textId="77777777" w:rsidR="007A7915" w:rsidRDefault="00000000">
      <w:pPr>
        <w:pStyle w:val="a3"/>
        <w:spacing w:before="240" w:after="240"/>
        <w:jc w:val="both"/>
      </w:pPr>
      <w:bookmarkStart w:id="3" w:name="_kx8nnjd0srrw" w:colFirst="0" w:colLast="0"/>
      <w:bookmarkEnd w:id="3"/>
      <w:r>
        <w:rPr>
          <w:rFonts w:ascii="Times New Roman" w:eastAsia="Times New Roman" w:hAnsi="Times New Roman" w:cs="Times New Roman"/>
          <w:sz w:val="24"/>
          <w:szCs w:val="24"/>
        </w:rPr>
        <w:t>To address the challenge of data interpretation and usability, we developed our project: a web-based extension to an existing application in which patients record personal health data. This extension visualizes the collected information in a unified dashboard, presenting daily activities, nutrition, medication adherence, and overall wellness indicators. The result is a comprehensive and user-friendly tool that enables patients to track their condition, gain a clearer understanding of their health status, and make informed choices that support better quality of life.</w:t>
      </w:r>
    </w:p>
    <w:p w14:paraId="1F4F4683" w14:textId="77777777" w:rsidR="007A7915" w:rsidRDefault="00000000">
      <w:pPr>
        <w:pStyle w:val="1"/>
      </w:pPr>
      <w:bookmarkStart w:id="4" w:name="_u28j9yup83ok" w:colFirst="0" w:colLast="0"/>
      <w:bookmarkEnd w:id="4"/>
      <w:r>
        <w:rPr>
          <w:sz w:val="24"/>
          <w:szCs w:val="24"/>
        </w:rPr>
        <w:br/>
      </w:r>
      <w:r>
        <w:t>3. Background and Related Work</w:t>
      </w:r>
    </w:p>
    <w:p w14:paraId="1F4F4684" w14:textId="77777777" w:rsidR="007A7915" w:rsidRDefault="00000000">
      <w:pPr>
        <w:pStyle w:val="2"/>
        <w:jc w:val="both"/>
        <w:rPr>
          <w:rFonts w:ascii="Times New Roman" w:eastAsia="Times New Roman" w:hAnsi="Times New Roman" w:cs="Times New Roman"/>
          <w:sz w:val="28"/>
          <w:szCs w:val="28"/>
        </w:rPr>
      </w:pPr>
      <w:bookmarkStart w:id="5" w:name="_2da389mvjsam" w:colFirst="0" w:colLast="0"/>
      <w:bookmarkEnd w:id="5"/>
      <w:r>
        <w:rPr>
          <w:rFonts w:ascii="Times New Roman" w:eastAsia="Times New Roman" w:hAnsi="Times New Roman" w:cs="Times New Roman"/>
          <w:b/>
          <w:sz w:val="26"/>
          <w:szCs w:val="26"/>
        </w:rPr>
        <w:t>3.1 Parkinson disease in general</w:t>
      </w:r>
    </w:p>
    <w:p w14:paraId="1F4F4685" w14:textId="77777777" w:rsidR="007A79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Parkinson’s disease (PD) is a chronic neurological condition characterized by the gradual degeneration of brain cells, particularly in the substantia nigra region </w:t>
      </w:r>
      <w:hyperlink w:anchor="_xie82qqiany4">
        <w:r w:rsidR="007A7915">
          <w:rPr>
            <w:rFonts w:ascii="Times New Roman" w:eastAsia="Times New Roman" w:hAnsi="Times New Roman" w:cs="Times New Roman"/>
            <w:color w:val="1155CC"/>
            <w:sz w:val="24"/>
            <w:szCs w:val="24"/>
            <w:u w:val="single"/>
          </w:rPr>
          <w:t>‎[6]</w:t>
        </w:r>
      </w:hyperlink>
      <w:r>
        <w:rPr>
          <w:rFonts w:ascii="Times New Roman" w:eastAsia="Times New Roman" w:hAnsi="Times New Roman" w:cs="Times New Roman"/>
          <w:sz w:val="24"/>
          <w:szCs w:val="24"/>
        </w:rPr>
        <w:t xml:space="preserve">. This degeneration leads to a decrease in dopamine production, a neurotransmitter that plays a key role in regulating movement and other neurological functions </w:t>
      </w:r>
      <w:hyperlink w:anchor="_xie82qqiany4">
        <w:r w:rsidR="007A7915">
          <w:rPr>
            <w:rFonts w:ascii="Times New Roman" w:eastAsia="Times New Roman" w:hAnsi="Times New Roman" w:cs="Times New Roman"/>
            <w:color w:val="1155CC"/>
            <w:sz w:val="24"/>
            <w:szCs w:val="24"/>
            <w:u w:val="single"/>
          </w:rPr>
          <w:t>‎[1]</w:t>
        </w:r>
      </w:hyperlink>
      <w:r>
        <w:rPr>
          <w:rFonts w:ascii="Times New Roman" w:eastAsia="Times New Roman" w:hAnsi="Times New Roman" w:cs="Times New Roman"/>
          <w:sz w:val="24"/>
          <w:szCs w:val="24"/>
        </w:rPr>
        <w:t>. While the precise cause of PD remains uncertain, it is believed to result from a combination of genetic predispositions and environmental exposures</w:t>
      </w:r>
      <w:hyperlink w:anchor="_xie82qqiany4">
        <w:r w:rsidR="007A7915">
          <w:rPr>
            <w:rFonts w:ascii="Times New Roman" w:eastAsia="Times New Roman" w:hAnsi="Times New Roman" w:cs="Times New Roman"/>
            <w:color w:val="1155CC"/>
            <w:sz w:val="24"/>
            <w:szCs w:val="24"/>
            <w:u w:val="single"/>
          </w:rPr>
          <w:t xml:space="preserve"> ‎[6]</w:t>
        </w:r>
      </w:hyperlink>
      <w:r>
        <w:rPr>
          <w:rFonts w:ascii="Times New Roman" w:eastAsia="Times New Roman" w:hAnsi="Times New Roman" w:cs="Times New Roman"/>
          <w:sz w:val="24"/>
          <w:szCs w:val="24"/>
        </w:rPr>
        <w:t xml:space="preserve">. Although the majority of cases are diagnosed after the age of 60, early-onset Parkinson’s can also occur </w:t>
      </w:r>
      <w:hyperlink w:anchor="_xie82qqiany4">
        <w:r w:rsidR="007A7915">
          <w:rPr>
            <w:rFonts w:ascii="Times New Roman" w:eastAsia="Times New Roman" w:hAnsi="Times New Roman" w:cs="Times New Roman"/>
            <w:color w:val="1155CC"/>
            <w:sz w:val="24"/>
            <w:szCs w:val="24"/>
            <w:u w:val="single"/>
          </w:rPr>
          <w:t>‎[2]</w:t>
        </w:r>
      </w:hyperlink>
      <w:r>
        <w:rPr>
          <w:rFonts w:ascii="Times New Roman" w:eastAsia="Times New Roman" w:hAnsi="Times New Roman" w:cs="Times New Roman"/>
          <w:sz w:val="24"/>
          <w:szCs w:val="24"/>
        </w:rPr>
        <w:t xml:space="preserve">. As the second most common neurodegenerative disorder globally, the prevalence of PD is expected to rise with the aging population </w:t>
      </w:r>
      <w:hyperlink w:anchor="_xie82qqiany4">
        <w:r w:rsidR="007A7915">
          <w:rPr>
            <w:rFonts w:ascii="Times New Roman" w:eastAsia="Times New Roman" w:hAnsi="Times New Roman" w:cs="Times New Roman"/>
            <w:color w:val="1155CC"/>
            <w:sz w:val="24"/>
            <w:szCs w:val="24"/>
            <w:u w:val="single"/>
          </w:rPr>
          <w:t>‎[2]</w:t>
        </w:r>
      </w:hyperlink>
      <w:r>
        <w:rPr>
          <w:rFonts w:ascii="Times New Roman" w:eastAsia="Times New Roman" w:hAnsi="Times New Roman" w:cs="Times New Roman"/>
          <w:sz w:val="24"/>
          <w:szCs w:val="24"/>
        </w:rPr>
        <w:t>. Early detection and advancements in treatment are essential for effective disease management</w:t>
      </w:r>
      <w:hyperlink w:anchor="_xie82qqiany4">
        <w:r w:rsidR="007A7915">
          <w:rPr>
            <w:rFonts w:ascii="Times New Roman" w:eastAsia="Times New Roman" w:hAnsi="Times New Roman" w:cs="Times New Roman"/>
            <w:color w:val="1155CC"/>
            <w:sz w:val="24"/>
            <w:szCs w:val="24"/>
            <w:u w:val="single"/>
          </w:rPr>
          <w:t xml:space="preserve"> ‎[7]</w:t>
        </w:r>
      </w:hyperlink>
    </w:p>
    <w:p w14:paraId="1F4F4686" w14:textId="77777777" w:rsidR="007A7915" w:rsidRDefault="00000000">
      <w:pPr>
        <w:pStyle w:val="2"/>
        <w:jc w:val="both"/>
        <w:rPr>
          <w:rFonts w:ascii="Times New Roman" w:eastAsia="Times New Roman" w:hAnsi="Times New Roman" w:cs="Times New Roman"/>
        </w:rPr>
      </w:pPr>
      <w:bookmarkStart w:id="6" w:name="_wfnu0dxr8rni" w:colFirst="0" w:colLast="0"/>
      <w:bookmarkEnd w:id="6"/>
      <w:r>
        <w:rPr>
          <w:rFonts w:ascii="Times New Roman" w:eastAsia="Times New Roman" w:hAnsi="Times New Roman" w:cs="Times New Roman"/>
          <w:b/>
          <w:sz w:val="26"/>
          <w:szCs w:val="26"/>
        </w:rPr>
        <w:lastRenderedPageBreak/>
        <w:t>3.2  Impact on Parkinson's Disease Patients</w:t>
      </w:r>
    </w:p>
    <w:p w14:paraId="1F4F4687"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PD has a wide-ranging impact on patients' lives, affecting both motor abilities—such as tremors, muscle rigidity, and slowed movement—and non-motor aspects like sleep issues, cognitive decline, and mood disturbances </w:t>
      </w:r>
      <w:hyperlink w:anchor="_xie82qqiany4">
        <w:r w:rsidR="007A7915">
          <w:rPr>
            <w:rFonts w:ascii="Times New Roman" w:eastAsia="Times New Roman" w:hAnsi="Times New Roman" w:cs="Times New Roman"/>
            <w:color w:val="1155CC"/>
            <w:sz w:val="24"/>
            <w:szCs w:val="24"/>
            <w:u w:val="single"/>
          </w:rPr>
          <w:t>‎[8].</w:t>
        </w:r>
      </w:hyperlink>
      <w:r>
        <w:rPr>
          <w:rFonts w:ascii="Times New Roman" w:eastAsia="Times New Roman" w:hAnsi="Times New Roman" w:cs="Times New Roman"/>
          <w:sz w:val="24"/>
          <w:szCs w:val="24"/>
        </w:rPr>
        <w:t xml:space="preserve"> These combined symptoms make it difficult to perform everyday tasks such as personal care and driving, often resulting in social withdrawal, emotional strain, and financial difficulties, including premature retirement or job loss ‎</w:t>
      </w:r>
      <w:hyperlink w:anchor="_xie82qqiany4">
        <w:r w:rsidR="007A7915">
          <w:rPr>
            <w:rFonts w:ascii="Times New Roman" w:eastAsia="Times New Roman" w:hAnsi="Times New Roman" w:cs="Times New Roman"/>
            <w:color w:val="1155CC"/>
            <w:sz w:val="24"/>
            <w:szCs w:val="24"/>
            <w:u w:val="single"/>
          </w:rPr>
          <w:t>[8]</w:t>
        </w:r>
      </w:hyperlink>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Although available treatments can alleviate some symptoms, they often come with side effects and require ongoing medical supervision</w:t>
      </w:r>
      <w:hyperlink w:anchor="_xie82qqiany4">
        <w:r w:rsidR="007A7915">
          <w:rPr>
            <w:rFonts w:ascii="Times New Roman" w:eastAsia="Times New Roman" w:hAnsi="Times New Roman" w:cs="Times New Roman"/>
            <w:color w:val="1155CC"/>
            <w:sz w:val="24"/>
            <w:szCs w:val="24"/>
            <w:u w:val="single"/>
          </w:rPr>
          <w:t xml:space="preserve"> ‎[9].</w:t>
        </w:r>
      </w:hyperlink>
      <w:r>
        <w:rPr>
          <w:rFonts w:ascii="Times New Roman" w:eastAsia="Times New Roman" w:hAnsi="Times New Roman" w:cs="Times New Roman"/>
          <w:sz w:val="24"/>
          <w:szCs w:val="24"/>
        </w:rPr>
        <w:t xml:space="preserve"> Given the progressive nature of the disease, patients and their families must constantly adapt to new challenges, which gradually undermine their independence and significantly affect their overall quality of life </w:t>
      </w:r>
      <w:hyperlink w:anchor="_xie82qqiany4">
        <w:r w:rsidR="007A7915">
          <w:rPr>
            <w:rFonts w:ascii="Times New Roman" w:eastAsia="Times New Roman" w:hAnsi="Times New Roman" w:cs="Times New Roman"/>
            <w:color w:val="1155CC"/>
            <w:sz w:val="24"/>
            <w:szCs w:val="24"/>
            <w:u w:val="single"/>
          </w:rPr>
          <w:t>‎[8].</w:t>
        </w:r>
      </w:hyperlink>
    </w:p>
    <w:p w14:paraId="1F4F4688" w14:textId="77777777" w:rsidR="007A7915" w:rsidRDefault="00000000">
      <w:pPr>
        <w:pStyle w:val="2"/>
        <w:jc w:val="both"/>
        <w:rPr>
          <w:rFonts w:ascii="Times New Roman" w:eastAsia="Times New Roman" w:hAnsi="Times New Roman" w:cs="Times New Roman"/>
        </w:rPr>
      </w:pPr>
      <w:bookmarkStart w:id="7" w:name="_y3qbt1i5xzlz" w:colFirst="0" w:colLast="0"/>
      <w:bookmarkEnd w:id="7"/>
      <w:r>
        <w:rPr>
          <w:rFonts w:ascii="Times New Roman" w:eastAsia="Times New Roman" w:hAnsi="Times New Roman" w:cs="Times New Roman"/>
          <w:b/>
          <w:sz w:val="26"/>
          <w:szCs w:val="26"/>
        </w:rPr>
        <w:t>3.3 The Information Needs of People with Parkinson's Disease</w:t>
      </w:r>
    </w:p>
    <w:p w14:paraId="1F4F4689"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People living with PD often face difficulties in accessing the information they need to manage their condition effectively. Many patients lack a clear understanding of how their daily routines—such as diet, physical activity, and medication timing—directly influence their symptoms and overall well-being ‎</w:t>
      </w:r>
      <w:hyperlink w:anchor="_xie82qqiany4">
        <w:r w:rsidR="007A7915">
          <w:rPr>
            <w:rFonts w:ascii="Times New Roman" w:eastAsia="Times New Roman" w:hAnsi="Times New Roman" w:cs="Times New Roman"/>
            <w:color w:val="1155CC"/>
            <w:sz w:val="24"/>
            <w:szCs w:val="24"/>
            <w:u w:val="single"/>
          </w:rPr>
          <w:t>[1][6]</w:t>
        </w:r>
      </w:hyperlink>
      <w:r>
        <w:rPr>
          <w:rFonts w:ascii="Times New Roman" w:eastAsia="Times New Roman" w:hAnsi="Times New Roman" w:cs="Times New Roman"/>
          <w:sz w:val="24"/>
          <w:szCs w:val="24"/>
        </w:rPr>
        <w:t xml:space="preserve">. For instance, they may be unsure which exercises are most beneficial, how certain foods affect their energy or mobility, or how adjusting medication schedules could improve symptom control </w:t>
      </w:r>
      <w:hyperlink w:anchor="_xie82qqiany4">
        <w:r w:rsidR="007A7915">
          <w:rPr>
            <w:rFonts w:ascii="Times New Roman" w:eastAsia="Times New Roman" w:hAnsi="Times New Roman" w:cs="Times New Roman"/>
            <w:color w:val="1155CC"/>
            <w:sz w:val="24"/>
            <w:szCs w:val="24"/>
            <w:u w:val="single"/>
          </w:rPr>
          <w:t>‎[1][7]</w:t>
        </w:r>
      </w:hyperlink>
      <w:r>
        <w:rPr>
          <w:rFonts w:ascii="Times New Roman" w:eastAsia="Times New Roman" w:hAnsi="Times New Roman" w:cs="Times New Roman"/>
          <w:sz w:val="24"/>
          <w:szCs w:val="24"/>
        </w:rPr>
        <w:t>.</w:t>
      </w:r>
    </w:p>
    <w:p w14:paraId="1F4F468D" w14:textId="3CE2300B" w:rsidR="007A7915" w:rsidRPr="00097E59" w:rsidRDefault="00000000" w:rsidP="00097E5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Additionally, patients frequently struggle to track how their condition evolves over time or to recognize how factors like stress and sleep quality contribute to fluctuations in symptoms</w:t>
      </w:r>
      <w:hyperlink w:anchor="_xie82qqiany4">
        <w:r w:rsidR="007A7915">
          <w:rPr>
            <w:rFonts w:ascii="Times New Roman" w:eastAsia="Times New Roman" w:hAnsi="Times New Roman" w:cs="Times New Roman"/>
            <w:color w:val="1155CC"/>
            <w:sz w:val="24"/>
            <w:szCs w:val="24"/>
            <w:u w:val="single"/>
          </w:rPr>
          <w:t xml:space="preserve"> ‎[6]</w:t>
        </w:r>
      </w:hyperlink>
      <w:r>
        <w:rPr>
          <w:rFonts w:ascii="Times New Roman" w:eastAsia="Times New Roman" w:hAnsi="Times New Roman" w:cs="Times New Roman"/>
          <w:sz w:val="24"/>
          <w:szCs w:val="24"/>
        </w:rPr>
        <w:t xml:space="preserve">. These gaps in understanding, make it harder to make informed and personalized care decisions. While general advice is available, it is often too broad and fails to address the unique needs of each individual, leaving patients without practical guidance on how to live well with Parkinson’s </w:t>
      </w:r>
      <w:hyperlink w:anchor="_xie82qqiany4">
        <w:r w:rsidR="007A7915">
          <w:rPr>
            <w:rFonts w:ascii="Times New Roman" w:eastAsia="Times New Roman" w:hAnsi="Times New Roman" w:cs="Times New Roman"/>
            <w:color w:val="1155CC"/>
            <w:sz w:val="24"/>
            <w:szCs w:val="24"/>
            <w:u w:val="single"/>
          </w:rPr>
          <w:t>‎[2][4].</w:t>
        </w:r>
      </w:hyperlink>
      <w:r>
        <w:rPr>
          <w:rFonts w:ascii="Times New Roman" w:eastAsia="Times New Roman" w:hAnsi="Times New Roman" w:cs="Times New Roman"/>
          <w:sz w:val="24"/>
          <w:szCs w:val="24"/>
        </w:rPr>
        <w:br/>
        <w:t xml:space="preserve">Online communities offer some level of support by allowing patients to share experiences and advice. However, such discussions often lack scientific grounding or personalized direction. This highlights a clear need for reliable, tailored, and evidence-based information that can empower patients to better understand their condition and make more confident, health-related decisions </w:t>
      </w:r>
      <w:hyperlink w:anchor="_xie82qqiany4">
        <w:r w:rsidR="007A7915">
          <w:rPr>
            <w:rFonts w:ascii="Times New Roman" w:eastAsia="Times New Roman" w:hAnsi="Times New Roman" w:cs="Times New Roman"/>
            <w:color w:val="1155CC"/>
            <w:sz w:val="24"/>
            <w:szCs w:val="24"/>
            <w:u w:val="single"/>
          </w:rPr>
          <w:t>‎[3].</w:t>
        </w:r>
      </w:hyperlink>
      <w:bookmarkStart w:id="8" w:name="_4uci3ukktw56" w:colFirst="0" w:colLast="0"/>
      <w:bookmarkStart w:id="9" w:name="_o4ay6cc15cph" w:colFirst="0" w:colLast="0"/>
      <w:bookmarkEnd w:id="8"/>
      <w:bookmarkEnd w:id="9"/>
    </w:p>
    <w:p w14:paraId="1F4F468E" w14:textId="77777777" w:rsidR="007A7915" w:rsidRDefault="00000000">
      <w:pPr>
        <w:pStyle w:val="2"/>
        <w:jc w:val="both"/>
        <w:rPr>
          <w:rFonts w:ascii="Times New Roman" w:eastAsia="Times New Roman" w:hAnsi="Times New Roman" w:cs="Times New Roman"/>
          <w:sz w:val="24"/>
          <w:szCs w:val="24"/>
        </w:rPr>
      </w:pPr>
      <w:bookmarkStart w:id="10" w:name="_82scf33ls43v" w:colFirst="0" w:colLast="0"/>
      <w:bookmarkEnd w:id="10"/>
      <w:r>
        <w:rPr>
          <w:rFonts w:ascii="Times New Roman" w:eastAsia="Times New Roman" w:hAnsi="Times New Roman" w:cs="Times New Roman"/>
          <w:b/>
          <w:sz w:val="26"/>
          <w:szCs w:val="26"/>
        </w:rPr>
        <w:t>3.4 The Importance of Explanations in Parkinson's Disease Management</w:t>
      </w:r>
    </w:p>
    <w:p w14:paraId="1F4F468F"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Textual elements within the system support user orientation by providing brief, contextual descriptions.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For example, when hovering over an activity or medication on a graph, the system displays relevant information such as the name of the medication, dosage, or category of the activity. While these are not full textual explanations or health recommendations, they enhance user understanding of the visualized data and make the navigation experience more intuitive.</w:t>
      </w:r>
      <w:r>
        <w:rPr>
          <w:rFonts w:ascii="Times New Roman" w:eastAsia="Times New Roman" w:hAnsi="Times New Roman" w:cs="Times New Roman"/>
          <w:sz w:val="24"/>
          <w:szCs w:val="24"/>
        </w:rPr>
        <w:br/>
        <w:t>This lightweight textual support helps users better interpret the meaning behind each data point without overwhelming them with complex medical language.</w:t>
      </w:r>
    </w:p>
    <w:p w14:paraId="1F4F4690"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Visual representations, such as graphs, charts, and heatmaps, simplify complex information and help identify patterns and trends over time. These tools support effective self-management by showing how lifestyle changes impact health outcomes </w:t>
      </w:r>
      <w:hyperlink w:anchor="_xie82qqiany4">
        <w:r w:rsidR="007A7915">
          <w:rPr>
            <w:rFonts w:ascii="Times New Roman" w:eastAsia="Times New Roman" w:hAnsi="Times New Roman" w:cs="Times New Roman"/>
            <w:color w:val="1155CC"/>
            <w:sz w:val="24"/>
            <w:szCs w:val="24"/>
            <w:u w:val="single"/>
          </w:rPr>
          <w:t>‎[8]</w:t>
        </w:r>
      </w:hyperlink>
      <w:r>
        <w:rPr>
          <w:rFonts w:ascii="Times New Roman" w:eastAsia="Times New Roman" w:hAnsi="Times New Roman" w:cs="Times New Roman"/>
          <w:sz w:val="24"/>
          <w:szCs w:val="24"/>
        </w:rPr>
        <w:t>.</w:t>
      </w:r>
    </w:p>
    <w:p w14:paraId="1F4F4691"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combining both types of explanations, it becomes possible to bridge the gap between raw data and tailor information to diverse needs, and enable patients to make more informed decisions and communicate more effectively with healthcare providers, leading to smarter and more effective Parkinson’s management.</w:t>
      </w:r>
    </w:p>
    <w:p w14:paraId="1F4F4692" w14:textId="77777777" w:rsidR="007A7915" w:rsidRDefault="00000000">
      <w:pPr>
        <w:pStyle w:val="2"/>
        <w:jc w:val="both"/>
        <w:rPr>
          <w:rFonts w:ascii="Times New Roman" w:eastAsia="Times New Roman" w:hAnsi="Times New Roman" w:cs="Times New Roman"/>
        </w:rPr>
      </w:pPr>
      <w:bookmarkStart w:id="11" w:name="_i0rcv1hcq2zu" w:colFirst="0" w:colLast="0"/>
      <w:bookmarkEnd w:id="11"/>
      <w:r>
        <w:rPr>
          <w:rFonts w:ascii="Times New Roman" w:eastAsia="Times New Roman" w:hAnsi="Times New Roman" w:cs="Times New Roman"/>
          <w:b/>
          <w:sz w:val="26"/>
          <w:szCs w:val="26"/>
        </w:rPr>
        <w:t>3.5 Summary</w:t>
      </w:r>
    </w:p>
    <w:p w14:paraId="1F4F4693" w14:textId="77777777" w:rsidR="007A79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Visualizations play a central role in making health data accessible, understandable, and actionable for individuals with PD. By transforming raw data into intuitive graphical formats—such as line graphs, bar charts, heatmaps, and timelines—our solution enables patients to recognize symptom patterns, track changes over time, and understand how daily routines impact their condition. These visual tools are designed to be clear and interactive, allowing users to easily navigate between different data views, compare trends, and gain insights that support self-management. The use of customized visual dashboards empowers patients like Michael to take an active role in monitoring their health, adapting their routines, and improving their overall quality of life, without requiring advanced technical knowledge or constant reliance on healthcare professionals.</w:t>
      </w:r>
    </w:p>
    <w:p w14:paraId="1F4F4694" w14:textId="77777777" w:rsidR="007A7915" w:rsidRDefault="007A7915">
      <w:pPr>
        <w:jc w:val="both"/>
        <w:rPr>
          <w:rFonts w:ascii="Times New Roman" w:eastAsia="Times New Roman" w:hAnsi="Times New Roman" w:cs="Times New Roman"/>
          <w:b/>
          <w:sz w:val="32"/>
          <w:szCs w:val="32"/>
        </w:rPr>
      </w:pPr>
    </w:p>
    <w:p w14:paraId="1F4F4695" w14:textId="77777777" w:rsidR="007A7915" w:rsidRDefault="00000000">
      <w:pPr>
        <w:pStyle w:val="1"/>
      </w:pPr>
      <w:bookmarkStart w:id="12" w:name="_hs5ojv74mh1x" w:colFirst="0" w:colLast="0"/>
      <w:bookmarkEnd w:id="12"/>
      <w:r>
        <w:t>4. Solution Description</w:t>
      </w:r>
    </w:p>
    <w:p w14:paraId="1F4F4696" w14:textId="77777777" w:rsidR="007A7915" w:rsidRDefault="00000000">
      <w:pPr>
        <w:spacing w:before="280"/>
        <w:jc w:val="both"/>
        <w:rPr>
          <w:rFonts w:ascii="Times New Roman" w:eastAsia="Times New Roman" w:hAnsi="Times New Roman" w:cs="Times New Roman"/>
        </w:rPr>
      </w:pPr>
      <w:r>
        <w:rPr>
          <w:rFonts w:ascii="Times New Roman" w:eastAsia="Times New Roman" w:hAnsi="Times New Roman" w:cs="Times New Roman"/>
          <w:sz w:val="24"/>
          <w:szCs w:val="24"/>
        </w:rPr>
        <w:t>As part of our research, we reviewed a wide range of applications and technological solutions focused on presenting data for individuals with PD. The goal of this review was to explore how complex medical information can be made accessible, clear, and personally relevant. In addition, we held several meetings with Michael—a 57-year-old Parkinson’s patient from Israel—to gain a deep understanding of his daily challenges, his specific needs, and the types of visualizations that could help him better understand his condition. This process guided us in developing a precise and effective solution tailored specifically to Michael.</w:t>
      </w:r>
    </w:p>
    <w:p w14:paraId="1F4F4697"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Michael currently manages his condition using the CAREHUB application, which was developed by students Omer and Aviram as part of a final-year project at Braude College. The app allows Michael to log daily information, including medication intake, meals, physical activity, and his physical state prior to those activities. Each entry is time-stamped, enabling detailed and accurate tracking of his routine.</w:t>
      </w:r>
    </w:p>
    <w:p w14:paraId="1F4F4698"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Building on this platform, our project functions as an extension to the existing CAREHUB app—it connects to the data Michael records and presents it in a clear, user-friendly visual format. All the data is consolidated into a single central dashboard, which displays trends using graphical </w:t>
      </w:r>
      <w:r>
        <w:rPr>
          <w:rFonts w:ascii="Times New Roman" w:eastAsia="Times New Roman" w:hAnsi="Times New Roman" w:cs="Times New Roman"/>
          <w:sz w:val="24"/>
          <w:szCs w:val="24"/>
        </w:rPr>
        <w:lastRenderedPageBreak/>
        <w:t>visualizations. This creates a simple, efficient, and personalized interface that helps Michael understand how his daily actions influence his symptoms, while allowing him to track his health progress over time with ease.</w:t>
      </w:r>
    </w:p>
    <w:p w14:paraId="1F4F469A" w14:textId="162DC17C" w:rsidR="007A7915" w:rsidRDefault="00000000" w:rsidP="00097E5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 user-centered design (UCD) approach, placing Michael’s real-life challenges at the core of our development process. Through constant feedback loops and testing with mockups, we ensured that our visualizations would be both easy to interpret and relevant to Michael’s needs. The result is a system that not only supports his ongoing health management but also encourages self-awareness and long-term engagement.</w:t>
      </w:r>
    </w:p>
    <w:p w14:paraId="1F4F469B" w14:textId="77777777" w:rsidR="007A7915" w:rsidRDefault="00000000">
      <w:pPr>
        <w:spacing w:before="280"/>
        <w:ind w:left="720" w:hanging="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Functional Requirements:</w:t>
      </w:r>
    </w:p>
    <w:p w14:paraId="1F4F469C" w14:textId="77777777" w:rsidR="007A7915" w:rsidRDefault="00000000">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retrieves and displays categorized health data from CAREHUB, such as medications, meals, physical activity, symptoms, and overall condition.</w:t>
      </w:r>
      <w:r>
        <w:rPr>
          <w:rFonts w:ascii="Times New Roman" w:eastAsia="Times New Roman" w:hAnsi="Times New Roman" w:cs="Times New Roman"/>
          <w:sz w:val="24"/>
          <w:szCs w:val="24"/>
        </w:rPr>
        <w:br/>
      </w:r>
    </w:p>
    <w:p w14:paraId="1F4F469D" w14:textId="77777777" w:rsidR="007A7915" w:rsidRDefault="00000000">
      <w:pPr>
        <w:numPr>
          <w:ilvl w:val="0"/>
          <w:numId w:val="4"/>
        </w:numPr>
        <w:spacing w:before="240" w:after="240"/>
        <w:ind w:right="60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presents a summarized overview of user-reported data across different days, allowing selection of a specific day, month, or year.</w:t>
      </w:r>
    </w:p>
    <w:p w14:paraId="1F4F469E" w14:textId="77777777" w:rsidR="007A7915" w:rsidRDefault="007A7915">
      <w:pPr>
        <w:ind w:left="720"/>
        <w:rPr>
          <w:rFonts w:ascii="Times New Roman" w:eastAsia="Times New Roman" w:hAnsi="Times New Roman" w:cs="Times New Roman"/>
          <w:sz w:val="24"/>
          <w:szCs w:val="24"/>
        </w:rPr>
      </w:pPr>
    </w:p>
    <w:p w14:paraId="1F4F469F" w14:textId="77777777" w:rsidR="007A791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a specific date within the heat map redirects the user to a detailed daily dashboard for that day.</w:t>
      </w:r>
      <w:r>
        <w:rPr>
          <w:rFonts w:ascii="Times New Roman" w:eastAsia="Times New Roman" w:hAnsi="Times New Roman" w:cs="Times New Roman"/>
          <w:sz w:val="24"/>
          <w:szCs w:val="24"/>
        </w:rPr>
        <w:br/>
      </w:r>
    </w:p>
    <w:p w14:paraId="1F4F46A0" w14:textId="77777777" w:rsidR="007A791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daily dashboard includes clear visualizations (graphs and charts) for each logged activity.</w:t>
      </w:r>
      <w:r>
        <w:rPr>
          <w:rFonts w:ascii="Times New Roman" w:eastAsia="Times New Roman" w:hAnsi="Times New Roman" w:cs="Times New Roman"/>
          <w:sz w:val="24"/>
          <w:szCs w:val="24"/>
        </w:rPr>
        <w:br/>
      </w:r>
    </w:p>
    <w:p w14:paraId="1F4F46A1" w14:textId="77777777" w:rsidR="007A791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switch between daily, monthly, and yearly views to track trends and changes over time.</w:t>
      </w:r>
      <w:r>
        <w:rPr>
          <w:rFonts w:ascii="Times New Roman" w:eastAsia="Times New Roman" w:hAnsi="Times New Roman" w:cs="Times New Roman"/>
          <w:sz w:val="24"/>
          <w:szCs w:val="24"/>
        </w:rPr>
        <w:br/>
      </w:r>
    </w:p>
    <w:p w14:paraId="1F4F46A2" w14:textId="77777777" w:rsidR="007A7915"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includes filtering options.</w:t>
      </w:r>
      <w:r>
        <w:rPr>
          <w:rFonts w:ascii="Times New Roman" w:eastAsia="Times New Roman" w:hAnsi="Times New Roman" w:cs="Times New Roman"/>
          <w:sz w:val="24"/>
          <w:szCs w:val="24"/>
        </w:rPr>
        <w:br/>
      </w:r>
    </w:p>
    <w:p w14:paraId="1F4F46A3" w14:textId="77777777" w:rsidR="007A7915" w:rsidRDefault="00000000">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synchronized in real time with the data entered in CAREHUB.</w:t>
      </w:r>
      <w:r>
        <w:rPr>
          <w:rFonts w:ascii="Times New Roman" w:eastAsia="Times New Roman" w:hAnsi="Times New Roman" w:cs="Times New Roman"/>
          <w:sz w:val="24"/>
          <w:szCs w:val="24"/>
        </w:rPr>
        <w:br/>
      </w:r>
    </w:p>
    <w:p w14:paraId="1F4F46A4" w14:textId="77777777" w:rsidR="007A7915" w:rsidRDefault="00000000">
      <w:pPr>
        <w:spacing w:before="280"/>
        <w:ind w:left="720" w:hanging="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Non-Functional Requirements:</w:t>
      </w:r>
    </w:p>
    <w:p w14:paraId="1F4F46A5" w14:textId="77777777" w:rsidR="007A7915" w:rsidRDefault="00000000">
      <w:pPr>
        <w:numPr>
          <w:ilvl w:val="0"/>
          <w:numId w:val="1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interactive heatmap in the form of a monthly calendar, where each day is divided into three triangles representing cognitive, physical, and emotional states, using a color scale from 1 (best) to 5 (worst).</w:t>
      </w:r>
      <w:r>
        <w:rPr>
          <w:rFonts w:ascii="Times New Roman" w:eastAsia="Times New Roman" w:hAnsi="Times New Roman" w:cs="Times New Roman"/>
          <w:sz w:val="24"/>
          <w:szCs w:val="24"/>
        </w:rPr>
        <w:br/>
      </w:r>
    </w:p>
    <w:p w14:paraId="1F4F46A6" w14:textId="77777777" w:rsidR="007A791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transition from the heat map to the daily dashboard should be seamless and fast.</w:t>
      </w:r>
      <w:r>
        <w:rPr>
          <w:rFonts w:ascii="Times New Roman" w:eastAsia="Times New Roman" w:hAnsi="Times New Roman" w:cs="Times New Roman"/>
          <w:sz w:val="24"/>
          <w:szCs w:val="24"/>
        </w:rPr>
        <w:br/>
      </w:r>
    </w:p>
    <w:p w14:paraId="1F4F46A7" w14:textId="77777777" w:rsidR="007A791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visual layout must avoid information overload—each graph and data point should be presented clearly and concisely.</w:t>
      </w:r>
      <w:r>
        <w:rPr>
          <w:rFonts w:ascii="Times New Roman" w:eastAsia="Times New Roman" w:hAnsi="Times New Roman" w:cs="Times New Roman"/>
          <w:sz w:val="24"/>
          <w:szCs w:val="24"/>
        </w:rPr>
        <w:br/>
      </w:r>
    </w:p>
    <w:p w14:paraId="1F4F46A8" w14:textId="77777777" w:rsidR="007A791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All visual elements must be responsive and optimized for both desktop and mobile use.</w:t>
      </w:r>
      <w:r>
        <w:rPr>
          <w:rFonts w:ascii="Times New Roman" w:eastAsia="Times New Roman" w:hAnsi="Times New Roman" w:cs="Times New Roman"/>
          <w:sz w:val="24"/>
          <w:szCs w:val="24"/>
        </w:rPr>
        <w:br/>
      </w:r>
    </w:p>
    <w:p w14:paraId="1F4F46A9" w14:textId="77777777" w:rsidR="007A7915"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comply with medical data privacy regulations and ensure secure handling of sensitive information.</w:t>
      </w:r>
      <w:r>
        <w:rPr>
          <w:rFonts w:ascii="Times New Roman" w:eastAsia="Times New Roman" w:hAnsi="Times New Roman" w:cs="Times New Roman"/>
          <w:sz w:val="24"/>
          <w:szCs w:val="24"/>
        </w:rPr>
        <w:br/>
      </w:r>
    </w:p>
    <w:p w14:paraId="1F4F46AA" w14:textId="77777777" w:rsidR="007A7915" w:rsidRDefault="00000000">
      <w:pPr>
        <w:numPr>
          <w:ilvl w:val="0"/>
          <w:numId w:val="1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easy to maintain and scalable, allowing for the future addition of new features (e.g., additional visualization types or analytical tools).</w:t>
      </w:r>
      <w:r>
        <w:rPr>
          <w:rFonts w:ascii="Times New Roman" w:eastAsia="Times New Roman" w:hAnsi="Times New Roman" w:cs="Times New Roman"/>
          <w:sz w:val="24"/>
          <w:szCs w:val="24"/>
        </w:rPr>
        <w:br/>
      </w:r>
    </w:p>
    <w:p w14:paraId="1F4F46AB" w14:textId="77777777" w:rsidR="007A7915" w:rsidRDefault="00000000">
      <w:pPr>
        <w:pStyle w:val="1"/>
      </w:pPr>
      <w:bookmarkStart w:id="13" w:name="_s4jd6zpqow4t" w:colFirst="0" w:colLast="0"/>
      <w:bookmarkEnd w:id="13"/>
      <w:r>
        <w:t>5. Development Process</w:t>
      </w:r>
    </w:p>
    <w:p w14:paraId="1F4F46AC" w14:textId="77777777" w:rsidR="007A7915"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process began with a review of the medical background of Parkinson’s disease and the needs of individuals living with it. We then explored existing visualization tools and identified relevant user requirements based on Michael’s previously logged data.</w:t>
      </w:r>
    </w:p>
    <w:p w14:paraId="1F4F46AD" w14:textId="77777777" w:rsidR="007A7915" w:rsidRDefault="00000000">
      <w:pPr>
        <w:pBdr>
          <w:top w:val="nil"/>
          <w:left w:val="nil"/>
          <w:bottom w:val="nil"/>
          <w:right w:val="nil"/>
          <w:between w:val="nil"/>
        </w:pBdr>
      </w:pPr>
      <w:r>
        <w:rPr>
          <w:rFonts w:ascii="Times New Roman" w:eastAsia="Times New Roman" w:hAnsi="Times New Roman" w:cs="Times New Roman"/>
          <w:sz w:val="24"/>
          <w:szCs w:val="24"/>
        </w:rPr>
        <w:t>Next, we reviewed various visualization techniques and selected those best suited for our goals. The system architecture was planned accordingly, focusing on usability and clarity. Throughout the development process, feedback was collected and used to iteratively refine the interface, resulting in a tailored and practical visualization platform</w:t>
      </w:r>
      <w:r>
        <w:t>.</w:t>
      </w:r>
    </w:p>
    <w:p w14:paraId="1F4F46AE" w14:textId="77777777" w:rsidR="007A7915" w:rsidRDefault="007A7915">
      <w:pPr>
        <w:pBdr>
          <w:top w:val="nil"/>
          <w:left w:val="nil"/>
          <w:bottom w:val="nil"/>
          <w:right w:val="nil"/>
          <w:between w:val="nil"/>
        </w:pBdr>
      </w:pPr>
    </w:p>
    <w:p w14:paraId="1F4F46AF" w14:textId="77777777" w:rsidR="007A7915" w:rsidRDefault="00000000">
      <w:pPr>
        <w:pStyle w:val="2"/>
        <w:keepNext w:val="0"/>
        <w:keepLines w:val="0"/>
        <w:spacing w:before="280"/>
        <w:jc w:val="both"/>
        <w:rPr>
          <w:rFonts w:ascii="Times New Roman" w:eastAsia="Times New Roman" w:hAnsi="Times New Roman" w:cs="Times New Roman"/>
        </w:rPr>
      </w:pPr>
      <w:bookmarkStart w:id="14" w:name="_9ypi2gsbce8q" w:colFirst="0" w:colLast="0"/>
      <w:bookmarkEnd w:id="14"/>
      <w:r>
        <w:rPr>
          <w:rFonts w:ascii="Times New Roman" w:eastAsia="Times New Roman" w:hAnsi="Times New Roman" w:cs="Times New Roman"/>
          <w:b/>
          <w:sz w:val="26"/>
          <w:szCs w:val="26"/>
        </w:rPr>
        <w:t>5.1 Application Features and User Role</w:t>
      </w:r>
    </w:p>
    <w:p w14:paraId="1F4F46B0"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visualization platform was designed specifically and exclusively for Michael Jackont, a 57-year-old individual living with Parkinson’s disease. It serves as a complementary tool to the CareHub web application, which Michael uses to log his daily routines, including medication intake, physical activity, meals, symptoms, and overall well-being.</w:t>
      </w:r>
    </w:p>
    <w:p w14:paraId="1F4F46B1"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CareHub focuses on data entry, our solution transforms Michael’s personal data into meaningful visual representations of data. These data are presented in a clear and intuitive interface tailored to his cognitive and physical needs.</w:t>
      </w:r>
    </w:p>
    <w:p w14:paraId="1F4F46B2"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use cases of the system, as illustrated in the Use Case Diagram  (see Figure 1), include:</w:t>
      </w:r>
    </w:p>
    <w:p w14:paraId="1F4F46B3" w14:textId="77777777" w:rsidR="007A7915" w:rsidRDefault="00000000">
      <w:pPr>
        <w:numPr>
          <w:ilvl w:val="0"/>
          <w:numId w:val="9"/>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Viewing a heatmap calendar</w:t>
      </w:r>
      <w:r>
        <w:rPr>
          <w:rFonts w:ascii="Times New Roman" w:eastAsia="Times New Roman" w:hAnsi="Times New Roman" w:cs="Times New Roman"/>
          <w:sz w:val="24"/>
          <w:szCs w:val="24"/>
        </w:rPr>
        <w:t>, which serves as the system’s entry point and provides an overview of each day’s condition through a color-coded scale.</w:t>
      </w:r>
      <w:r>
        <w:rPr>
          <w:rFonts w:ascii="Times New Roman" w:eastAsia="Times New Roman" w:hAnsi="Times New Roman" w:cs="Times New Roman"/>
          <w:sz w:val="24"/>
          <w:szCs w:val="24"/>
        </w:rPr>
        <w:br/>
      </w:r>
    </w:p>
    <w:p w14:paraId="1F4F46B4" w14:textId="77777777" w:rsidR="007A7915"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Accessing the daily dashboard</w:t>
      </w:r>
      <w:r>
        <w:rPr>
          <w:rFonts w:ascii="Times New Roman" w:eastAsia="Times New Roman" w:hAnsi="Times New Roman" w:cs="Times New Roman"/>
          <w:sz w:val="24"/>
          <w:szCs w:val="24"/>
        </w:rPr>
        <w:t xml:space="preserve">, which serves as the central screen for analyzing data collected during the day </w:t>
      </w:r>
      <w:r>
        <w:rPr>
          <w:rFonts w:ascii="Times New Roman" w:eastAsia="Times New Roman" w:hAnsi="Times New Roman" w:cs="Times New Roman"/>
          <w:sz w:val="24"/>
          <w:szCs w:val="24"/>
        </w:rPr>
        <w:br/>
      </w:r>
    </w:p>
    <w:p w14:paraId="1F4F46B5" w14:textId="77777777" w:rsidR="007A7915"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Line graphs showing Parkinson’s state, mood, and physical difficulty throughout the day (see figure 4)</w:t>
      </w:r>
      <w:r>
        <w:rPr>
          <w:rFonts w:ascii="Times New Roman" w:eastAsia="Times New Roman" w:hAnsi="Times New Roman" w:cs="Times New Roman"/>
          <w:sz w:val="24"/>
          <w:szCs w:val="24"/>
        </w:rPr>
        <w:br/>
      </w:r>
    </w:p>
    <w:p w14:paraId="1F4F46B6" w14:textId="77777777" w:rsidR="007A7915"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Stacked bar chart for Medication intake summary by type and time (see figure 5).</w:t>
      </w:r>
      <w:r>
        <w:rPr>
          <w:rFonts w:ascii="Times New Roman" w:eastAsia="Times New Roman" w:hAnsi="Times New Roman" w:cs="Times New Roman"/>
          <w:sz w:val="24"/>
          <w:szCs w:val="24"/>
        </w:rPr>
        <w:br/>
      </w:r>
    </w:p>
    <w:p w14:paraId="1F4F46B7" w14:textId="7166E51D" w:rsidR="007A7915" w:rsidRDefault="00000000">
      <w:pPr>
        <w:numPr>
          <w:ilvl w:val="1"/>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Bar chart for Protein consumption breakdown with nutritional details</w:t>
      </w:r>
      <w:r w:rsidR="00AC1817">
        <w:rPr>
          <w:rFonts w:ascii="Times New Roman" w:eastAsia="Times New Roman" w:hAnsi="Times New Roman" w:cs="Times New Roman" w:hint="cs"/>
          <w:sz w:val="24"/>
          <w:szCs w:val="24"/>
          <w:rtl/>
        </w:rPr>
        <w:t xml:space="preserve"> </w:t>
      </w:r>
      <w:r>
        <w:rPr>
          <w:rFonts w:ascii="Times New Roman" w:eastAsia="Times New Roman" w:hAnsi="Times New Roman" w:cs="Times New Roman"/>
          <w:sz w:val="24"/>
          <w:szCs w:val="24"/>
        </w:rPr>
        <w:t>(see figure 6).</w:t>
      </w:r>
      <w:r>
        <w:rPr>
          <w:rFonts w:ascii="Times New Roman" w:eastAsia="Times New Roman" w:hAnsi="Times New Roman" w:cs="Times New Roman"/>
          <w:sz w:val="24"/>
          <w:szCs w:val="24"/>
        </w:rPr>
        <w:br/>
      </w:r>
    </w:p>
    <w:p w14:paraId="1F4F46B8" w14:textId="13707AE8" w:rsidR="007A7915" w:rsidRDefault="00000000">
      <w:pPr>
        <w:numPr>
          <w:ilvl w:val="1"/>
          <w:numId w:val="9"/>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Gantt chart for Daily activities displayed by category (cognitive, sport, household)</w:t>
      </w:r>
      <w:r w:rsidR="00AC1817">
        <w:rPr>
          <w:rFonts w:ascii="Times New Roman" w:eastAsia="Times New Roman" w:hAnsi="Times New Roman" w:cs="Times New Roman" w:hint="cs"/>
          <w:sz w:val="24"/>
          <w:szCs w:val="24"/>
          <w:rtl/>
        </w:rPr>
        <w:t xml:space="preserve"> </w:t>
      </w:r>
      <w:r>
        <w:rPr>
          <w:rFonts w:ascii="Times New Roman" w:eastAsia="Times New Roman" w:hAnsi="Times New Roman" w:cs="Times New Roman"/>
          <w:sz w:val="24"/>
          <w:szCs w:val="24"/>
        </w:rPr>
        <w:t>(see figure 7).</w:t>
      </w:r>
      <w:r>
        <w:rPr>
          <w:rFonts w:ascii="Times New Roman" w:eastAsia="Times New Roman" w:hAnsi="Times New Roman" w:cs="Times New Roman"/>
          <w:sz w:val="24"/>
          <w:szCs w:val="24"/>
        </w:rPr>
        <w:br/>
      </w:r>
    </w:p>
    <w:p w14:paraId="1F4F46B9" w14:textId="33FF93E0"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visual components extend the daily dashboard and allow Michael </w:t>
      </w:r>
      <w:r w:rsidR="009379DB">
        <w:rPr>
          <w:rFonts w:ascii="Times New Roman" w:eastAsia="Times New Roman" w:hAnsi="Times New Roman" w:cs="Times New Roman"/>
          <w:sz w:val="24"/>
          <w:szCs w:val="24"/>
        </w:rPr>
        <w:t>to understand patterns in his daily life better</w:t>
      </w:r>
      <w:r>
        <w:rPr>
          <w:rFonts w:ascii="Times New Roman" w:eastAsia="Times New Roman" w:hAnsi="Times New Roman" w:cs="Times New Roman"/>
          <w:sz w:val="24"/>
          <w:szCs w:val="24"/>
        </w:rPr>
        <w:t xml:space="preserve">. The selection of visualization types was intentional—each one was carefully chosen to suit the nature of the data and to make data interpretation easier. Line graphs were selected for their strength in illustrating trends over time, which is essential for tracking daily fluctuations in Michael’s physical, emotional, and neurological state. Stacked bar charts intuitively display the timing and distribution of different types of medication intake. The protein bar chart provides a straightforward breakdown for comparing various nutritional sources, based on </w:t>
      </w:r>
      <w:r w:rsidR="009379D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dietary information Michael tracks. The Gantt chart was chosen because it gives a clear overview of his daily schedule by category, helping him understand how different types of activities influence his symptoms throughout the day.</w:t>
      </w:r>
    </w:p>
    <w:p w14:paraId="1F4F46BA" w14:textId="43DCB26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dashboard is interactive and dynamically designed to reflect data updates. While the initial goal was to connect it directly to the CareHub database, due to several challenges (outlined below), the current implementation loads data from a CSV file. Since the solution was developed specifically for Michael, he is the only user role defined in the system. All features were designed in close collaboration with him, tailored to his daily routine and based on his feedback throughout the development process. This user-centered approach ensures that the platform is not only technically effective, but also relevant, accessible, and supportive in managing his Parkinson’s symptoms.</w:t>
      </w:r>
    </w:p>
    <w:p w14:paraId="1F4F46BB" w14:textId="5053E6A0" w:rsidR="007A7915" w:rsidRDefault="007A7915">
      <w:pPr>
        <w:spacing w:before="240" w:after="240"/>
        <w:jc w:val="both"/>
        <w:rPr>
          <w:rFonts w:ascii="Times New Roman" w:eastAsia="Times New Roman" w:hAnsi="Times New Roman" w:cs="Times New Roman"/>
          <w:sz w:val="24"/>
          <w:szCs w:val="24"/>
        </w:rPr>
      </w:pPr>
    </w:p>
    <w:p w14:paraId="54F03038" w14:textId="3C6167B7" w:rsidR="005774D6" w:rsidRDefault="005774D6">
      <w:pPr>
        <w:pBdr>
          <w:top w:val="nil"/>
          <w:left w:val="nil"/>
          <w:bottom w:val="nil"/>
          <w:right w:val="nil"/>
          <w:between w:val="nil"/>
        </w:pBdr>
        <w:spacing w:after="200" w:line="240" w:lineRule="auto"/>
        <w:jc w:val="center"/>
      </w:pPr>
    </w:p>
    <w:p w14:paraId="4D647840" w14:textId="2118097F" w:rsidR="005774D6" w:rsidRDefault="005774D6">
      <w:pPr>
        <w:pBdr>
          <w:top w:val="nil"/>
          <w:left w:val="nil"/>
          <w:bottom w:val="nil"/>
          <w:right w:val="nil"/>
          <w:between w:val="nil"/>
        </w:pBdr>
        <w:spacing w:after="200" w:line="240" w:lineRule="auto"/>
        <w:jc w:val="center"/>
      </w:pPr>
    </w:p>
    <w:p w14:paraId="6DC73FC2" w14:textId="51FFCB76" w:rsidR="005774D6" w:rsidRDefault="005774D6">
      <w:pPr>
        <w:pBdr>
          <w:top w:val="nil"/>
          <w:left w:val="nil"/>
          <w:bottom w:val="nil"/>
          <w:right w:val="nil"/>
          <w:between w:val="nil"/>
        </w:pBdr>
        <w:spacing w:after="200" w:line="240" w:lineRule="auto"/>
        <w:jc w:val="center"/>
      </w:pPr>
    </w:p>
    <w:p w14:paraId="2B064107" w14:textId="5A6C31A9" w:rsidR="005774D6" w:rsidRDefault="005774D6">
      <w:pPr>
        <w:pBdr>
          <w:top w:val="nil"/>
          <w:left w:val="nil"/>
          <w:bottom w:val="nil"/>
          <w:right w:val="nil"/>
          <w:between w:val="nil"/>
        </w:pBdr>
        <w:spacing w:after="200" w:line="240" w:lineRule="auto"/>
        <w:jc w:val="center"/>
      </w:pPr>
    </w:p>
    <w:p w14:paraId="14CE100E" w14:textId="01EEA00F" w:rsidR="005774D6" w:rsidRDefault="005774D6">
      <w:pPr>
        <w:pBdr>
          <w:top w:val="nil"/>
          <w:left w:val="nil"/>
          <w:bottom w:val="nil"/>
          <w:right w:val="nil"/>
          <w:between w:val="nil"/>
        </w:pBdr>
        <w:spacing w:after="200" w:line="240" w:lineRule="auto"/>
        <w:jc w:val="center"/>
      </w:pPr>
    </w:p>
    <w:p w14:paraId="098A704F" w14:textId="2E845CBC" w:rsidR="005774D6" w:rsidRDefault="00097E59">
      <w:pPr>
        <w:pBdr>
          <w:top w:val="nil"/>
          <w:left w:val="nil"/>
          <w:bottom w:val="nil"/>
          <w:right w:val="nil"/>
          <w:between w:val="nil"/>
        </w:pBdr>
        <w:spacing w:after="200" w:line="240" w:lineRule="auto"/>
        <w:jc w:val="center"/>
      </w:pPr>
      <w:r>
        <w:rPr>
          <w:noProof/>
        </w:rPr>
        <w:lastRenderedPageBreak/>
        <w:drawing>
          <wp:anchor distT="0" distB="0" distL="114300" distR="114300" simplePos="0" relativeHeight="251663360" behindDoc="0" locked="0" layoutInCell="1" allowOverlap="1" wp14:anchorId="0D96F5D7" wp14:editId="6C228A56">
            <wp:simplePos x="0" y="0"/>
            <wp:positionH relativeFrom="margin">
              <wp:align>center</wp:align>
            </wp:positionH>
            <wp:positionV relativeFrom="paragraph">
              <wp:posOffset>-541020</wp:posOffset>
            </wp:positionV>
            <wp:extent cx="3953296" cy="3167380"/>
            <wp:effectExtent l="0" t="0" r="9525" b="0"/>
            <wp:wrapNone/>
            <wp:docPr id="9440351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3296" cy="3167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80A41D" w14:textId="77777777" w:rsidR="005774D6" w:rsidRDefault="005774D6">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3FC19D9E" w14:textId="77777777" w:rsidR="005774D6" w:rsidRDefault="005774D6">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14A10439" w14:textId="77777777" w:rsidR="005774D6" w:rsidRDefault="005774D6">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59BDE27E" w14:textId="77777777" w:rsidR="005774D6" w:rsidRDefault="005774D6">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1A21C565" w14:textId="77777777" w:rsidR="005774D6" w:rsidRDefault="005774D6">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1089F7C9" w14:textId="77777777" w:rsidR="00097E59" w:rsidRDefault="00097E59" w:rsidP="005774D6">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7E5931C3" w14:textId="77777777" w:rsidR="00097E59" w:rsidRDefault="00097E59" w:rsidP="005774D6">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735F87FA" w14:textId="77777777" w:rsidR="00097E59" w:rsidRDefault="00097E59" w:rsidP="005774D6">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Pr>
      </w:pPr>
    </w:p>
    <w:p w14:paraId="5CA517AA" w14:textId="7ABEA1FC" w:rsidR="005774D6" w:rsidRPr="00107B56" w:rsidRDefault="00000000" w:rsidP="005774D6">
      <w:pPr>
        <w:pBdr>
          <w:top w:val="nil"/>
          <w:left w:val="nil"/>
          <w:bottom w:val="nil"/>
          <w:right w:val="nil"/>
          <w:between w:val="nil"/>
        </w:pBdr>
        <w:spacing w:after="200" w:line="240" w:lineRule="auto"/>
        <w:jc w:val="center"/>
        <w:rPr>
          <w:rFonts w:ascii="Times New Roman" w:eastAsia="Times New Roman" w:hAnsi="Times New Roman" w:cs="Times New Roman"/>
          <w:b/>
          <w:sz w:val="24"/>
          <w:szCs w:val="24"/>
          <w:rtl/>
          <w:lang w:val="en-US"/>
        </w:rPr>
      </w:pPr>
      <w:r>
        <w:rPr>
          <w:rFonts w:ascii="Times New Roman" w:eastAsia="Times New Roman" w:hAnsi="Times New Roman" w:cs="Times New Roman"/>
          <w:b/>
          <w:sz w:val="24"/>
          <w:szCs w:val="24"/>
        </w:rPr>
        <w:t>Figure 1: Use Case diagram</w:t>
      </w:r>
    </w:p>
    <w:p w14:paraId="1F4F46BE" w14:textId="77777777" w:rsidR="007A7915" w:rsidRDefault="00000000">
      <w:pPr>
        <w:pStyle w:val="2"/>
        <w:keepNext w:val="0"/>
        <w:keepLines w:val="0"/>
        <w:spacing w:after="80"/>
        <w:jc w:val="both"/>
        <w:rPr>
          <w:rFonts w:ascii="Times New Roman" w:eastAsia="Times New Roman" w:hAnsi="Times New Roman" w:cs="Times New Roman"/>
          <w:sz w:val="24"/>
          <w:szCs w:val="24"/>
        </w:rPr>
      </w:pPr>
      <w:bookmarkStart w:id="15" w:name="_ejsspoclckjx" w:colFirst="0" w:colLast="0"/>
      <w:bookmarkEnd w:id="15"/>
      <w:r>
        <w:rPr>
          <w:rFonts w:ascii="Times New Roman" w:eastAsia="Times New Roman" w:hAnsi="Times New Roman" w:cs="Times New Roman"/>
          <w:b/>
          <w:sz w:val="34"/>
          <w:szCs w:val="34"/>
        </w:rPr>
        <w:t>5.2 Code Implementation</w:t>
      </w:r>
    </w:p>
    <w:p w14:paraId="1F4F46BF"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code implementation phase, we developed our visualization platform as a complementary tool to the CareHub application. Our system connects to CareHub's existing MongoDB database and presents the data in a visual and intuitive manner. To establish this connection, we worked closely with Omer and Aviram throughout the entire semester and were granted access to their database, ensuring seamless integration between our system and CareHub’s existing data infrastructure.</w:t>
      </w:r>
    </w:p>
    <w:p w14:paraId="1F4F46C0"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chose to develop a web-based application primarily for its accessibility and ease of use. A browser-based platform allows Michael to access the system from any device with an internet connection, without the need for installation or platform-specific support. This also enables us to deploy updates quickly and maintain compatibility with CareHub's cloud-based architecture.</w:t>
      </w:r>
    </w:p>
    <w:p w14:paraId="1F4F46C1"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of our platform was built using React, JavaScript, and HTML, with CSS for styling. Initially, we explored using Tableau to create the visualizations. However, we quickly realized that in order to fully tailor the design and data presentation to Michael’s specific needs—and to ensure tight synchronization with the underlying data from CareHub—it would be more effective to build the visual components ourselves through code.</w:t>
      </w:r>
    </w:p>
    <w:p w14:paraId="1F4F46C4" w14:textId="36BDE844" w:rsidR="007A7915" w:rsidRDefault="00000000" w:rsidP="00855E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chose React as our main framework because it offers a highly flexible and component-based architecture, which allowed us to build reusable, responsive, and dynamic interfaces. Combined with JavaScript, HTML, and CSS, this stack enabled us to design an intuitive and accessible user experience, with full control over the layout, interactivity, and integration with the database. This approach ensured that the final product was not only functionally robust, but also visually adapted to Michael’s daily use and feedback.</w:t>
      </w:r>
    </w:p>
    <w:p w14:paraId="1F4F46C5" w14:textId="77777777" w:rsidR="007A7915" w:rsidRDefault="00000000">
      <w:pPr>
        <w:keepNext/>
        <w:spacing w:before="240" w:after="240"/>
        <w:jc w:val="both"/>
      </w:pPr>
      <w:r>
        <w:rPr>
          <w:rFonts w:ascii="Times New Roman" w:eastAsia="Times New Roman" w:hAnsi="Times New Roman" w:cs="Times New Roman"/>
          <w:noProof/>
          <w:sz w:val="24"/>
          <w:szCs w:val="24"/>
        </w:rPr>
        <w:lastRenderedPageBreak/>
        <w:drawing>
          <wp:inline distT="114300" distB="114300" distL="114300" distR="114300" wp14:anchorId="1F4F48B3" wp14:editId="1F4F48B4">
            <wp:extent cx="5943600" cy="2730500"/>
            <wp:effectExtent l="0" t="0" r="0" b="0"/>
            <wp:docPr id="4" name="image6.png" descr="A diagram of a software development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diagram of a software development process&#10;&#10;AI-generated content may be incorrect."/>
                    <pic:cNvPicPr preferRelativeResize="0"/>
                  </pic:nvPicPr>
                  <pic:blipFill>
                    <a:blip r:embed="rId10"/>
                    <a:srcRect/>
                    <a:stretch>
                      <a:fillRect/>
                    </a:stretch>
                  </pic:blipFill>
                  <pic:spPr>
                    <a:xfrm>
                      <a:off x="0" y="0"/>
                      <a:ext cx="5943600" cy="2730500"/>
                    </a:xfrm>
                    <a:prstGeom prst="rect">
                      <a:avLst/>
                    </a:prstGeom>
                    <a:ln/>
                  </pic:spPr>
                </pic:pic>
              </a:graphicData>
            </a:graphic>
          </wp:inline>
        </w:drawing>
      </w:r>
    </w:p>
    <w:p w14:paraId="1F4F46C6" w14:textId="77777777" w:rsidR="007A7915" w:rsidRDefault="00000000">
      <w:pPr>
        <w:pBdr>
          <w:top w:val="nil"/>
          <w:left w:val="nil"/>
          <w:bottom w:val="nil"/>
          <w:right w:val="nil"/>
          <w:between w:val="nil"/>
        </w:pBdr>
        <w:spacing w:after="200" w:line="240" w:lineRule="auto"/>
        <w:jc w:val="center"/>
        <w:rPr>
          <w:rFonts w:ascii="Times New Roman" w:eastAsia="Times New Roman" w:hAnsi="Times New Roman" w:cs="Times New Roman"/>
          <w:sz w:val="24"/>
          <w:szCs w:val="24"/>
        </w:rPr>
      </w:pPr>
      <w:r>
        <w:t>Figure 2: system's architecture</w:t>
      </w:r>
    </w:p>
    <w:p w14:paraId="1F4F46C7" w14:textId="77777777" w:rsidR="007A7915" w:rsidRDefault="00000000">
      <w:pPr>
        <w:spacing w:befor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Frontend Development</w:t>
      </w:r>
    </w:p>
    <w:p w14:paraId="1F4F46C8"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was built using React, implementing the following principles:</w:t>
      </w:r>
    </w:p>
    <w:p w14:paraId="1F4F46C9" w14:textId="77777777" w:rsidR="007A7915" w:rsidRDefault="00000000">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Responsive Design</w:t>
      </w:r>
      <w:r>
        <w:rPr>
          <w:rFonts w:ascii="Times New Roman" w:eastAsia="Times New Roman" w:hAnsi="Times New Roman" w:cs="Times New Roman"/>
          <w:sz w:val="24"/>
          <w:szCs w:val="24"/>
        </w:rPr>
        <w:t xml:space="preserve">: We ensured the system is accessible and displayed optimally across various devices, including desktops, tablets, and smartphones, by utilizing </w:t>
      </w:r>
      <w:r>
        <w:rPr>
          <w:rFonts w:ascii="Times New Roman" w:eastAsia="Times New Roman" w:hAnsi="Times New Roman" w:cs="Times New Roman"/>
          <w:b/>
          <w:sz w:val="24"/>
          <w:szCs w:val="24"/>
        </w:rPr>
        <w:t>CSS media queries</w:t>
      </w:r>
      <w:r>
        <w:rPr>
          <w:rFonts w:ascii="Times New Roman" w:eastAsia="Times New Roman" w:hAnsi="Times New Roman" w:cs="Times New Roman"/>
          <w:sz w:val="24"/>
          <w:szCs w:val="24"/>
        </w:rPr>
        <w:t xml:space="preserve"> and other responsive CSS properties.</w:t>
      </w:r>
    </w:p>
    <w:p w14:paraId="1F4F46CA" w14:textId="77777777" w:rsidR="007A7915"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Visual Data Presentation</w:t>
      </w:r>
      <w:r>
        <w:rPr>
          <w:rFonts w:ascii="Times New Roman" w:eastAsia="Times New Roman" w:hAnsi="Times New Roman" w:cs="Times New Roman"/>
          <w:sz w:val="24"/>
          <w:szCs w:val="24"/>
        </w:rPr>
        <w:t>: We developed dedicated UI components to display data from the CareHub database, including:</w:t>
      </w:r>
    </w:p>
    <w:p w14:paraId="1F4F46CB" w14:textId="77777777" w:rsidR="007A7915" w:rsidRDefault="00000000">
      <w:pPr>
        <w:numPr>
          <w:ilvl w:val="1"/>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Heatmap</w:t>
      </w:r>
      <w:r>
        <w:rPr>
          <w:rFonts w:ascii="Times New Roman" w:eastAsia="Times New Roman" w:hAnsi="Times New Roman" w:cs="Times New Roman"/>
          <w:sz w:val="24"/>
          <w:szCs w:val="24"/>
        </w:rPr>
        <w:t>: A visual representation of Michael's daily status using a color-coded system, allowing for a quick overview of patterns.</w:t>
      </w:r>
    </w:p>
    <w:p w14:paraId="1F4F46CC" w14:textId="77777777" w:rsidR="007A7915" w:rsidRDefault="00000000">
      <w:pPr>
        <w:numPr>
          <w:ilvl w:val="1"/>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Interactive Daily Dashboard</w:t>
      </w:r>
      <w:r>
        <w:rPr>
          <w:rFonts w:ascii="Times New Roman" w:eastAsia="Times New Roman" w:hAnsi="Times New Roman" w:cs="Times New Roman"/>
          <w:sz w:val="24"/>
          <w:szCs w:val="24"/>
        </w:rPr>
        <w:t>: A central screen presenting detailed graphs and visualizations of data collected on a given day, such as Parkinson's status, mood, medication intake, nutrition, and activities.</w:t>
      </w:r>
    </w:p>
    <w:p w14:paraId="1F4F46CD" w14:textId="77777777" w:rsidR="007A7915" w:rsidRDefault="00000000">
      <w:pPr>
        <w:numPr>
          <w:ilvl w:val="1"/>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Charts and Graphs</w:t>
      </w:r>
      <w:r>
        <w:rPr>
          <w:rFonts w:ascii="Times New Roman" w:eastAsia="Times New Roman" w:hAnsi="Times New Roman" w:cs="Times New Roman"/>
          <w:sz w:val="24"/>
          <w:szCs w:val="24"/>
        </w:rPr>
        <w:t>: We implemented line graphs, and tabular displays to present various data points clearly and understandably.</w:t>
      </w:r>
    </w:p>
    <w:p w14:paraId="1F4F46CE" w14:textId="77777777" w:rsidR="007A7915" w:rsidRDefault="00000000">
      <w:pPr>
        <w:numPr>
          <w:ilvl w:val="0"/>
          <w:numId w:val="8"/>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State Management</w:t>
      </w:r>
      <w:r>
        <w:rPr>
          <w:rFonts w:ascii="Times New Roman" w:eastAsia="Times New Roman" w:hAnsi="Times New Roman" w:cs="Times New Roman"/>
          <w:sz w:val="24"/>
          <w:szCs w:val="24"/>
        </w:rPr>
        <w:t>: We leveraged React Hooks and built-in React mechanisms for application state management, which allowed for seamless communication between components and dynamic updates of visualizations based on new data.</w:t>
      </w:r>
    </w:p>
    <w:p w14:paraId="11F7ECDF" w14:textId="77777777" w:rsidR="00097E59" w:rsidRDefault="00097E59" w:rsidP="00097E59">
      <w:pPr>
        <w:spacing w:after="240"/>
        <w:rPr>
          <w:rFonts w:ascii="Times New Roman" w:eastAsia="Times New Roman" w:hAnsi="Times New Roman" w:cs="Times New Roman"/>
          <w:sz w:val="24"/>
          <w:szCs w:val="24"/>
        </w:rPr>
      </w:pPr>
    </w:p>
    <w:p w14:paraId="6077F867" w14:textId="77777777" w:rsidR="00097E59" w:rsidRDefault="00097E59" w:rsidP="00097E59">
      <w:pPr>
        <w:spacing w:after="240"/>
        <w:rPr>
          <w:rFonts w:ascii="Times New Roman" w:eastAsia="Times New Roman" w:hAnsi="Times New Roman" w:cs="Times New Roman"/>
          <w:sz w:val="24"/>
          <w:szCs w:val="24"/>
        </w:rPr>
      </w:pPr>
    </w:p>
    <w:p w14:paraId="403B5C96" w14:textId="77777777" w:rsidR="005774D6" w:rsidRDefault="005774D6" w:rsidP="005774D6">
      <w:pPr>
        <w:spacing w:after="240"/>
        <w:ind w:left="720"/>
        <w:rPr>
          <w:rFonts w:ascii="Times New Roman" w:eastAsia="Times New Roman" w:hAnsi="Times New Roman" w:cs="Times New Roman"/>
          <w:sz w:val="24"/>
          <w:szCs w:val="24"/>
        </w:rPr>
      </w:pPr>
    </w:p>
    <w:p w14:paraId="1F4F46CF" w14:textId="77777777" w:rsidR="007A7915" w:rsidRDefault="00000000">
      <w:pPr>
        <w:pStyle w:val="3"/>
        <w:keepNext w:val="0"/>
        <w:keepLines w:val="0"/>
        <w:spacing w:before="280"/>
        <w:jc w:val="both"/>
        <w:rPr>
          <w:rFonts w:ascii="Times New Roman" w:eastAsia="Times New Roman" w:hAnsi="Times New Roman" w:cs="Times New Roman"/>
          <w:b/>
          <w:color w:val="000000"/>
          <w:sz w:val="26"/>
          <w:szCs w:val="26"/>
        </w:rPr>
      </w:pPr>
      <w:bookmarkStart w:id="16" w:name="_u4vtxnm5kigd" w:colFirst="0" w:colLast="0"/>
      <w:bookmarkEnd w:id="16"/>
      <w:r>
        <w:rPr>
          <w:rFonts w:ascii="Times New Roman" w:eastAsia="Times New Roman" w:hAnsi="Times New Roman" w:cs="Times New Roman"/>
          <w:b/>
          <w:color w:val="000000"/>
          <w:sz w:val="26"/>
          <w:szCs w:val="26"/>
        </w:rPr>
        <w:lastRenderedPageBreak/>
        <w:t>Backend Development</w:t>
      </w:r>
    </w:p>
    <w:p w14:paraId="1F4F46D0"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of the platform was developed using </w:t>
      </w:r>
      <w:r>
        <w:rPr>
          <w:rFonts w:ascii="Times New Roman" w:eastAsia="Times New Roman" w:hAnsi="Times New Roman" w:cs="Times New Roman"/>
          <w:b/>
          <w:sz w:val="24"/>
          <w:szCs w:val="24"/>
        </w:rPr>
        <w:t>Node.js</w:t>
      </w:r>
      <w:r>
        <w:rPr>
          <w:rFonts w:ascii="Times New Roman" w:eastAsia="Times New Roman" w:hAnsi="Times New Roman" w:cs="Times New Roman"/>
          <w:sz w:val="24"/>
          <w:szCs w:val="24"/>
        </w:rPr>
        <w:t xml:space="preserve"> with serverless API routes, enabling direct and secure communication with CareHub’s existing </w:t>
      </w: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database.</w:t>
      </w:r>
    </w:p>
    <w:p w14:paraId="1F4F46D1"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approach allowed us to retrieve existing data without the need to build a new data entry system, while maintaining a clear separation between frontend and backend logic. We implemented several dedicated API routes, each responsible for retrieving a specific type of data (such as mood, medication, nutrition, sleep, and activities). Each route returns the data in a structured JSON format, ready to be rendered by the corresponding visualizations on the frontend.</w:t>
      </w:r>
    </w:p>
    <w:p w14:paraId="1F4F46D2"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connection to the database is handled through a reusable helper module that manages access to MongoDB using environment variables. Additionally, a dedicated </w:t>
      </w:r>
      <w:r>
        <w:rPr>
          <w:rFonts w:ascii="Times New Roman" w:eastAsia="Times New Roman" w:hAnsi="Times New Roman" w:cs="Times New Roman"/>
          <w:b/>
          <w:sz w:val="24"/>
          <w:szCs w:val="24"/>
        </w:rPr>
        <w:t>CORS</w:t>
      </w:r>
      <w:r>
        <w:rPr>
          <w:rFonts w:ascii="Times New Roman" w:eastAsia="Times New Roman" w:hAnsi="Times New Roman" w:cs="Times New Roman"/>
          <w:sz w:val="24"/>
          <w:szCs w:val="24"/>
        </w:rPr>
        <w:t xml:space="preserve"> configuration ensures that only our frontend interface can access the API, maintaining data security and controlled access.</w:t>
      </w:r>
    </w:p>
    <w:p w14:paraId="1F4F46D3"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Choosing a serverless architecture simplified the development process, offered flexibility for future expansion, and eliminated the need to maintain backend servers. This solution was particularly suitable for our project, which focused on a single user and required seamless integration with an existing system—without introducing technical overhead for the user.</w:t>
      </w:r>
    </w:p>
    <w:p w14:paraId="1F4F46D4" w14:textId="77777777" w:rsidR="007A7915" w:rsidRDefault="007A7915">
      <w:pPr>
        <w:spacing w:before="240" w:after="240"/>
        <w:jc w:val="both"/>
        <w:rPr>
          <w:rFonts w:ascii="Times New Roman" w:eastAsia="Times New Roman" w:hAnsi="Times New Roman" w:cs="Times New Roman"/>
          <w:sz w:val="24"/>
          <w:szCs w:val="24"/>
        </w:rPr>
      </w:pPr>
    </w:p>
    <w:p w14:paraId="1F4F46D5" w14:textId="77777777" w:rsidR="007A7915" w:rsidRDefault="00000000">
      <w:pPr>
        <w:pStyle w:val="2"/>
        <w:keepNext w:val="0"/>
        <w:keepLines w:val="0"/>
        <w:spacing w:after="80"/>
        <w:jc w:val="both"/>
        <w:rPr>
          <w:rFonts w:ascii="Times New Roman" w:eastAsia="Times New Roman" w:hAnsi="Times New Roman" w:cs="Times New Roman"/>
          <w:b/>
          <w:sz w:val="34"/>
          <w:szCs w:val="34"/>
        </w:rPr>
      </w:pPr>
      <w:bookmarkStart w:id="17" w:name="_fluwi3j1r0sd" w:colFirst="0" w:colLast="0"/>
      <w:bookmarkEnd w:id="17"/>
      <w:r>
        <w:rPr>
          <w:rFonts w:ascii="Times New Roman" w:eastAsia="Times New Roman" w:hAnsi="Times New Roman" w:cs="Times New Roman"/>
          <w:b/>
          <w:sz w:val="34"/>
          <w:szCs w:val="34"/>
        </w:rPr>
        <w:t>5.3 Client Feedback and Final Refinement</w:t>
      </w:r>
    </w:p>
    <w:p w14:paraId="1F4F46D6"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ensure our visualization platform met its intended goals, we held </w:t>
      </w:r>
      <w:r>
        <w:rPr>
          <w:rFonts w:ascii="Times New Roman" w:eastAsia="Times New Roman" w:hAnsi="Times New Roman" w:cs="Times New Roman"/>
          <w:b/>
          <w:sz w:val="24"/>
          <w:szCs w:val="24"/>
        </w:rPr>
        <w:t>multiple meetings with Michael Jackont</w:t>
      </w:r>
      <w:r>
        <w:rPr>
          <w:rFonts w:ascii="Times New Roman" w:eastAsia="Times New Roman" w:hAnsi="Times New Roman" w:cs="Times New Roman"/>
          <w:sz w:val="24"/>
          <w:szCs w:val="24"/>
        </w:rPr>
        <w:t>, our primary user. In each session, we jointly reviewed the selected graphs and the way data was presented, ensuring they were personally suitable for Michael. We carefully confirmed that textual explanations were clear and sufficient, that colors weren't too prominent or distracting, that headings were an appropriate size, and that every visual element was clear and specifically tailored for him. These meetings provided a crucial opportunity to validate the platform's functionality and usability, aligning it closely with Michael's unique needs and cognitive capabilities.</w:t>
      </w:r>
    </w:p>
    <w:p w14:paraId="1F4F46D8" w14:textId="5508985E" w:rsidR="007A7915" w:rsidRDefault="00000000" w:rsidP="00855EE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Michael's feedback, we moved into the refinement stage. We made necessary adjustments to improve the platform's usability and the clarity of its visualizations based on the input gathered. For example, Michael emphasized the importance of assigning a unique color to each medication for easier identification, having all visualizations accessible from a single dashboard view, and ensuring that when navigating back after selecting a past date, the system would automatically return to the current date. This iterative process allowed us to address usability concerns, enhance key visual components, and ensure the system delivered a seamless and user-friendly experience tailored to his needs.</w:t>
      </w:r>
    </w:p>
    <w:p w14:paraId="5AFD6F24" w14:textId="77777777" w:rsidR="006C239C" w:rsidRPr="006C239C" w:rsidRDefault="006C239C" w:rsidP="006C239C">
      <w:pPr>
        <w:spacing w:before="240" w:after="240"/>
        <w:jc w:val="both"/>
        <w:rPr>
          <w:rFonts w:ascii="Times New Roman" w:eastAsia="Times New Roman" w:hAnsi="Times New Roman" w:cs="Times New Roman"/>
          <w:sz w:val="24"/>
          <w:szCs w:val="24"/>
          <w:lang w:val="en-US"/>
        </w:rPr>
      </w:pPr>
      <w:r w:rsidRPr="006C239C">
        <w:rPr>
          <w:rFonts w:ascii="Times New Roman" w:eastAsia="Times New Roman" w:hAnsi="Times New Roman" w:cs="Times New Roman"/>
          <w:sz w:val="24"/>
          <w:szCs w:val="24"/>
          <w:lang w:val="en-US"/>
        </w:rPr>
        <w:lastRenderedPageBreak/>
        <w:t>To formally evaluate the application's usability, we provided a comprehensive questionnaire to a group of 10 diverse participants. The group included 6 males and 4 females, with an average age of 29.78. While some participants had minimal exposure to digital systems, others—particularly those studying software engineering—had relevant experience in interpreting data visualizations.</w:t>
      </w:r>
    </w:p>
    <w:p w14:paraId="565F65A3" w14:textId="05FEB300" w:rsidR="006C239C" w:rsidRDefault="006C239C" w:rsidP="006C239C">
      <w:pPr>
        <w:spacing w:before="240" w:after="240"/>
        <w:jc w:val="both"/>
        <w:rPr>
          <w:rFonts w:ascii="Times New Roman" w:eastAsia="Times New Roman" w:hAnsi="Times New Roman" w:cs="Times New Roman"/>
          <w:sz w:val="24"/>
          <w:szCs w:val="24"/>
          <w:lang w:val="en-US"/>
        </w:rPr>
      </w:pPr>
      <w:r w:rsidRPr="006C239C">
        <w:rPr>
          <w:rFonts w:ascii="Times New Roman" w:eastAsia="Times New Roman" w:hAnsi="Times New Roman" w:cs="Times New Roman"/>
          <w:sz w:val="24"/>
          <w:szCs w:val="24"/>
          <w:lang w:val="en-US"/>
        </w:rPr>
        <w:t>The evaluation included the standard System Usability Scale (SUS) to assess overall usability, which resulted in a strong average score of 78.5. In addition, the questionnaire featured a dedicated section for evaluating each individual visualization within the platform, providing deeper insights into the user experience of specific components.</w:t>
      </w:r>
    </w:p>
    <w:p w14:paraId="1F4F46DA" w14:textId="475D0396"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Participants were asked to rate eight specific statements per visualization on a 1–7 scale, addressing factors such as enjoyment, complexity, ease of use, mental effort, clarity, frustration, effectiveness, and ease of learning. Additionally, they were invited to share open-ended feedback on strengths and weaknesses they observed. This two-part evaluation allowed us to gain both quantitative and qualitative insights into user satisfaction and the clarity of our visual design.</w:t>
      </w:r>
    </w:p>
    <w:p w14:paraId="1F4F46DB" w14:textId="77777777" w:rsidR="007A7915" w:rsidRDefault="00000000">
      <w:pPr>
        <w:spacing w:before="240" w:after="240"/>
        <w:jc w:val="both"/>
        <w:rPr>
          <w:sz w:val="34"/>
          <w:szCs w:val="34"/>
        </w:rPr>
      </w:pPr>
      <w:r>
        <w:rPr>
          <w:rFonts w:ascii="Times New Roman" w:eastAsia="Times New Roman" w:hAnsi="Times New Roman" w:cs="Times New Roman"/>
          <w:sz w:val="24"/>
          <w:szCs w:val="24"/>
        </w:rPr>
        <w:t>These feedback-driven refinements and usability evaluations ensured that the final version of our visualization platform is a reliable, accessible, and impactful tool tailored to Michael's needs, empowering him with a deeper understanding of his Parkinson's journey.</w:t>
      </w:r>
    </w:p>
    <w:p w14:paraId="1F4F46DC" w14:textId="77777777" w:rsidR="007A7915" w:rsidRDefault="00000000">
      <w:pPr>
        <w:pStyle w:val="1"/>
        <w:keepNext w:val="0"/>
        <w:keepLines w:val="0"/>
        <w:spacing w:after="80"/>
        <w:rPr>
          <w:sz w:val="34"/>
          <w:szCs w:val="34"/>
        </w:rPr>
      </w:pPr>
      <w:bookmarkStart w:id="18" w:name="_tzj7ihcqgtxa" w:colFirst="0" w:colLast="0"/>
      <w:bookmarkEnd w:id="18"/>
      <w:r>
        <w:rPr>
          <w:sz w:val="34"/>
          <w:szCs w:val="34"/>
        </w:rPr>
        <w:t>6. Faced Challenges and Solutions</w:t>
      </w:r>
    </w:p>
    <w:p w14:paraId="1F4F46DD"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our visualization platform involved navigating several challenges, each met with strategic solutions to ensure a robust and user-centric product.</w:t>
      </w:r>
    </w:p>
    <w:p w14:paraId="1F4F46DE" w14:textId="77777777" w:rsidR="007A7915" w:rsidRDefault="00000000">
      <w:pPr>
        <w:pStyle w:val="2"/>
        <w:keepNext w:val="0"/>
        <w:keepLines w:val="0"/>
        <w:spacing w:before="280"/>
        <w:jc w:val="both"/>
        <w:rPr>
          <w:rFonts w:ascii="Times New Roman" w:eastAsia="Times New Roman" w:hAnsi="Times New Roman" w:cs="Times New Roman"/>
          <w:sz w:val="28"/>
          <w:szCs w:val="28"/>
        </w:rPr>
      </w:pPr>
      <w:bookmarkStart w:id="19" w:name="_r1cbcynpj90m" w:colFirst="0" w:colLast="0"/>
      <w:bookmarkEnd w:id="19"/>
      <w:r>
        <w:rPr>
          <w:rFonts w:ascii="Times New Roman" w:eastAsia="Times New Roman" w:hAnsi="Times New Roman" w:cs="Times New Roman"/>
          <w:b/>
          <w:sz w:val="30"/>
          <w:szCs w:val="30"/>
        </w:rPr>
        <w:t>6.1 Planning and Functional Challenges</w:t>
      </w:r>
    </w:p>
    <w:p w14:paraId="1F4F46DF" w14:textId="77777777" w:rsidR="007A7915" w:rsidRDefault="00000000">
      <w:pPr>
        <w:spacing w:before="240" w:after="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Integration with Existing Data</w:t>
      </w:r>
    </w:p>
    <w:p w14:paraId="1F4F46E0"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b/>
        </w:rPr>
        <w:t>:</w:t>
      </w:r>
      <w:r>
        <w:rPr>
          <w:rFonts w:ascii="Times New Roman" w:eastAsia="Times New Roman" w:hAnsi="Times New Roman" w:cs="Times New Roman"/>
          <w:sz w:val="24"/>
          <w:szCs w:val="24"/>
        </w:rPr>
        <w:t xml:space="preserve"> Our primary challenge was seamlessly integrating with CareHub's existing application data. Initially, we wanted to avoid disrupting their application's operation by connecting directly to their database.</w:t>
      </w:r>
    </w:p>
    <w:p w14:paraId="1F4F46E1"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To address this, we requested the Excel file containing the data Omer and Aviram, the creators of the CareHub application, input into their MongoDB database. We first used this data as raw, static information for developing and testing our visualizations. Only after ensuring our solution was stable,  we connect the platform directly to the MongoDB database. This approach allowed us to build our visualization platform as a complementary client-side tool, leveraging Michael's already logged information without needing to create a separate data entry process or duplicate data, and, crucially, without disrupting CareHub's operations.</w:t>
      </w:r>
    </w:p>
    <w:p w14:paraId="0B776D6D" w14:textId="77777777" w:rsidR="005774D6" w:rsidRDefault="005774D6">
      <w:pPr>
        <w:spacing w:before="240" w:after="240"/>
        <w:jc w:val="both"/>
        <w:rPr>
          <w:rFonts w:ascii="Times New Roman" w:eastAsia="Times New Roman" w:hAnsi="Times New Roman" w:cs="Times New Roman"/>
          <w:sz w:val="24"/>
          <w:szCs w:val="24"/>
        </w:rPr>
      </w:pPr>
    </w:p>
    <w:p w14:paraId="3D3007C4" w14:textId="77777777" w:rsidR="005774D6" w:rsidRDefault="005774D6">
      <w:pPr>
        <w:spacing w:before="240" w:after="240"/>
        <w:jc w:val="both"/>
        <w:rPr>
          <w:rFonts w:ascii="Times New Roman" w:eastAsia="Times New Roman" w:hAnsi="Times New Roman" w:cs="Times New Roman"/>
          <w:sz w:val="24"/>
          <w:szCs w:val="24"/>
        </w:rPr>
      </w:pPr>
    </w:p>
    <w:p w14:paraId="1F4F46E3" w14:textId="08EB1277" w:rsidR="007A7915"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Data Availability and Visualization Completeness</w:t>
      </w:r>
    </w:p>
    <w:p w14:paraId="1F4F46E4"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sz w:val="24"/>
          <w:szCs w:val="24"/>
        </w:rPr>
        <w:t xml:space="preserve"> One of the challenges we encountered was that Michael did not consistently log data for every day throughout the month. As a result, when we initially connected to the MongoDB database, the retrieved dataset was sparse and incomplete, leading to empty or underpopulated visualizations that did not reflect the intended functionality of the platform.</w:t>
      </w:r>
    </w:p>
    <w:p w14:paraId="1F4F46E5" w14:textId="77777777" w:rsidR="007A7915"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To address this, we supplemented the available data by using a CSV file containing the actual entries Michael had submitted and enriched it with fabricated data. This allowed us to simulate a more complete dataset, enabling the visualizations to render as intended and properly demonstrate their design, flow, and user experience during development and evaluation.</w:t>
      </w:r>
    </w:p>
    <w:p w14:paraId="1F4F46E6" w14:textId="77777777" w:rsidR="007A7915" w:rsidRDefault="00000000">
      <w:pPr>
        <w:spacing w:before="240" w:after="40"/>
        <w:jc w:val="both"/>
        <w:rPr>
          <w:rFonts w:ascii="Times New Roman" w:eastAsia="Times New Roman" w:hAnsi="Times New Roman" w:cs="Times New Roman"/>
          <w:b/>
          <w:sz w:val="24"/>
          <w:szCs w:val="24"/>
        </w:rPr>
      </w:pPr>
      <w:r>
        <w:rPr>
          <w:rFonts w:ascii="Times New Roman" w:eastAsia="Times New Roman" w:hAnsi="Times New Roman" w:cs="Times New Roman"/>
          <w:b/>
        </w:rPr>
        <w:t xml:space="preserve">3. </w:t>
      </w:r>
      <w:r>
        <w:rPr>
          <w:rFonts w:ascii="Times New Roman" w:eastAsia="Times New Roman" w:hAnsi="Times New Roman" w:cs="Times New Roman"/>
          <w:b/>
          <w:sz w:val="24"/>
          <w:szCs w:val="24"/>
        </w:rPr>
        <w:t>Data Representation and Clarity</w:t>
      </w:r>
    </w:p>
    <w:p w14:paraId="1F4F46E7"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b/>
        </w:rPr>
        <w:t>:</w:t>
      </w:r>
      <w:r>
        <w:rPr>
          <w:rFonts w:ascii="Times New Roman" w:eastAsia="Times New Roman" w:hAnsi="Times New Roman" w:cs="Times New Roman"/>
          <w:sz w:val="24"/>
          <w:szCs w:val="24"/>
        </w:rPr>
        <w:t xml:space="preserve"> Transforming raw, numerical data into meaningful and easily digestible visual representations was crucial. The complexity of Parkinson's symptoms, medication schedules, and activity logs meant that poorly designed visualizations could be confusing or misleading. We needed to present a clear narrative of Michael's daily patterns.</w:t>
      </w:r>
    </w:p>
    <w:p w14:paraId="1F4F46E8"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We focused on developing a diverse set of intuitive and focused visualizations, including a heatmap for a general daily overview and detailed daily dashboards with specific graphs for Parkinson's status, mood, medication, nutrition, and activities. We prioritized clear labeling, appropriate scaling, and concise summaries to ensure even complex data points were easily interpretable by Michael.</w:t>
      </w:r>
    </w:p>
    <w:p w14:paraId="1F4F46E9" w14:textId="77777777" w:rsidR="007A7915"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 xml:space="preserve">4. </w:t>
      </w:r>
      <w:r>
        <w:rPr>
          <w:rFonts w:ascii="Times New Roman" w:eastAsia="Times New Roman" w:hAnsi="Times New Roman" w:cs="Times New Roman"/>
          <w:b/>
          <w:sz w:val="24"/>
          <w:szCs w:val="24"/>
        </w:rPr>
        <w:t>Asynchronous Collaboration and Documentation</w:t>
      </w:r>
    </w:p>
    <w:p w14:paraId="1F4F46EA"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b/>
        </w:rPr>
        <w:t>:</w:t>
      </w:r>
      <w:r>
        <w:rPr>
          <w:rFonts w:ascii="Times New Roman" w:eastAsia="Times New Roman" w:hAnsi="Times New Roman" w:cs="Times New Roman"/>
          <w:sz w:val="24"/>
          <w:szCs w:val="24"/>
        </w:rPr>
        <w:t xml:space="preserve"> Our team occasionally faced challenges with conflicting schedules, which made synchronous meetings difficult. This led to reliance on individual work and asynchronous collaboration, which sometimes resulted in inconsistencies in code implementation or integration issues.</w:t>
      </w:r>
    </w:p>
    <w:p w14:paraId="1F4F46EB"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We significantly improved our communication protocols through regular, brief check-ins and extensive use of asynchronous collaboration tools. We also maintained clear and comprehensive documentation for all code, design decisions, and database interactions. This ensured that despite varied working hours, the team remained aligned, and the development workflow remained smooth and efficient.</w:t>
      </w:r>
    </w:p>
    <w:p w14:paraId="5AE00115" w14:textId="77777777" w:rsidR="005774D6" w:rsidRDefault="005774D6">
      <w:pPr>
        <w:spacing w:before="240" w:after="240"/>
        <w:jc w:val="both"/>
        <w:rPr>
          <w:rFonts w:ascii="Times New Roman" w:eastAsia="Times New Roman" w:hAnsi="Times New Roman" w:cs="Times New Roman"/>
          <w:sz w:val="24"/>
          <w:szCs w:val="24"/>
        </w:rPr>
      </w:pPr>
    </w:p>
    <w:p w14:paraId="53189207" w14:textId="77777777" w:rsidR="005774D6" w:rsidRDefault="005774D6">
      <w:pPr>
        <w:spacing w:before="240" w:after="240"/>
        <w:jc w:val="both"/>
        <w:rPr>
          <w:rFonts w:ascii="Times New Roman" w:eastAsia="Times New Roman" w:hAnsi="Times New Roman" w:cs="Times New Roman"/>
          <w:sz w:val="24"/>
          <w:szCs w:val="24"/>
        </w:rPr>
      </w:pPr>
    </w:p>
    <w:p w14:paraId="1F4F46EC" w14:textId="77777777" w:rsidR="007A7915"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lastRenderedPageBreak/>
        <w:t xml:space="preserve">5. </w:t>
      </w:r>
      <w:r>
        <w:rPr>
          <w:rFonts w:ascii="Times New Roman" w:eastAsia="Times New Roman" w:hAnsi="Times New Roman" w:cs="Times New Roman"/>
          <w:b/>
          <w:sz w:val="24"/>
          <w:szCs w:val="24"/>
        </w:rPr>
        <w:t>Team Skills and Learning Curve</w:t>
      </w:r>
    </w:p>
    <w:p w14:paraId="1F4F46ED"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b/>
        </w:rPr>
        <w:t>:</w:t>
      </w:r>
      <w:r>
        <w:rPr>
          <w:rFonts w:ascii="Times New Roman" w:eastAsia="Times New Roman" w:hAnsi="Times New Roman" w:cs="Times New Roman"/>
          <w:sz w:val="24"/>
          <w:szCs w:val="24"/>
        </w:rPr>
        <w:t xml:space="preserve"> As a team, we had varying levels of experience with some of the chosen frontend technologies, particularly in creating advanced data visualizations with React, JavaScript, HTML, and CSS. This presented an initial learning curve that could potentially slow down development.</w:t>
      </w:r>
    </w:p>
    <w:p w14:paraId="1F4F46EE"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We addressed this by fostering a collaborative learning environment. We conducted focused learning sessions, utilized extensive online resources, and engaged in peer programming to rapidly build our collective skills. This approach enabled us to overcome technical hurdles efficiently and implement sophisticated visualization features.</w:t>
      </w:r>
    </w:p>
    <w:p w14:paraId="1F4F46EF" w14:textId="77777777" w:rsidR="007A7915" w:rsidRDefault="00000000">
      <w:pPr>
        <w:pStyle w:val="2"/>
        <w:keepNext w:val="0"/>
        <w:keepLines w:val="0"/>
        <w:spacing w:after="80"/>
        <w:jc w:val="both"/>
        <w:rPr>
          <w:rFonts w:ascii="Times New Roman" w:eastAsia="Times New Roman" w:hAnsi="Times New Roman" w:cs="Times New Roman"/>
          <w:b/>
          <w:sz w:val="38"/>
          <w:szCs w:val="38"/>
        </w:rPr>
      </w:pPr>
      <w:bookmarkStart w:id="20" w:name="_gnx23w3zfiui" w:colFirst="0" w:colLast="0"/>
      <w:bookmarkEnd w:id="20"/>
      <w:r>
        <w:rPr>
          <w:rFonts w:ascii="Times New Roman" w:eastAsia="Times New Roman" w:hAnsi="Times New Roman" w:cs="Times New Roman"/>
          <w:b/>
          <w:sz w:val="30"/>
          <w:szCs w:val="30"/>
        </w:rPr>
        <w:t>6.2 Design and Aesthetics Challenges</w:t>
      </w:r>
    </w:p>
    <w:p w14:paraId="1F4F46F0"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our visualization platform involved navigating several design and aesthetic challenges, each met with targeted solutions to ensure an aesthetically pleasing, accessible, and user-friendly product.</w:t>
      </w:r>
    </w:p>
    <w:p w14:paraId="1F4F46F1" w14:textId="77777777" w:rsidR="007A7915"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Navigating Between Simplicity and Visual Engagement</w:t>
      </w:r>
    </w:p>
    <w:p w14:paraId="1F4F46F2"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sz w:val="24"/>
          <w:szCs w:val="24"/>
        </w:rPr>
        <w:t xml:space="preserve"> While simplicity was a clear design requirement due to Michael’s cognitive needs, we found it challenging to strike the right balance between creating a clean, distraction-free interface and ensuring the platform remained visually engaging and modern. At times, we were tempted to include animations, hover effects, or decorative elements that enhanced aesthetics—but quickly realized that they risked creating cognitive overload or detracting from usability.</w:t>
      </w:r>
    </w:p>
    <w:p w14:paraId="1F4F46F3" w14:textId="77777777" w:rsidR="007A7915" w:rsidRDefault="00000000">
      <w:pPr>
        <w:spacing w:before="240" w:after="240"/>
        <w:jc w:val="both"/>
        <w:rPr>
          <w:rFonts w:ascii="Times New Roman" w:eastAsia="Times New Roman" w:hAnsi="Times New Roman" w:cs="Times New Roman"/>
          <w:b/>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We embraced a minimalist design approach focused on clarity, functionality, and accessibility. All visual elements were deliberately chosen to support understanding rather than aesthetics alone. We iteratively tested color palettes, layout density, and interactive elements to find a balance that felt modern yet cognitively lightweight, resulting in a clean dashboard and heatmap design that serve their function without overwhelming the user.</w:t>
      </w:r>
    </w:p>
    <w:p w14:paraId="1F4F46F4" w14:textId="77777777" w:rsidR="007A7915" w:rsidRDefault="00000000">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Reconciling Color Accessibility with Multi-Variable Visualization</w:t>
      </w:r>
    </w:p>
    <w:p w14:paraId="1F4F46F5"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w:t>
      </w:r>
      <w:r>
        <w:rPr>
          <w:rFonts w:ascii="Times New Roman" w:eastAsia="Times New Roman" w:hAnsi="Times New Roman" w:cs="Times New Roman"/>
          <w:sz w:val="24"/>
          <w:szCs w:val="24"/>
        </w:rPr>
        <w:t xml:space="preserve"> While choosing accessible and visually distinct color palettes is a standard design requirement, the real challenge emerged when we needed to represent multiple variables—such as several medications—within the same graph. We had to ensure each medication had a clearly distinguishable color, while still adhering to accessibility standards and maintaining a visually cohesive and professional design. This became particularly difficult as the number of medications grew and the visual space became limited.</w:t>
      </w:r>
    </w:p>
    <w:p w14:paraId="1F4F46F6"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Solution:</w:t>
      </w:r>
      <w:r>
        <w:rPr>
          <w:rFonts w:ascii="Times New Roman" w:eastAsia="Times New Roman" w:hAnsi="Times New Roman" w:cs="Times New Roman"/>
          <w:sz w:val="24"/>
          <w:szCs w:val="24"/>
        </w:rPr>
        <w:t xml:space="preserve"> To overcome this, we collaborated closely with Michael to select a custom palette of strong, high-contrast, non-pastel colors. For example, in the medication intake chart, each </w:t>
      </w:r>
      <w:r>
        <w:rPr>
          <w:rFonts w:ascii="Times New Roman" w:eastAsia="Times New Roman" w:hAnsi="Times New Roman" w:cs="Times New Roman"/>
          <w:sz w:val="24"/>
          <w:szCs w:val="24"/>
        </w:rPr>
        <w:lastRenderedPageBreak/>
        <w:t>medication was assigned a unique and memorable color (e.g., Levopar in red, Requip in green, etc.). For the heatmap, we designed a warm gradient from red (worst) to green (best), with gray for missing data, ensuring immediate comprehension of daily status. In the line chart, we selected distinct colors for each metric (e.g., mood, Parkinson state, physical difficulty) to enhance readability across the timeline. This process required careful design judgment, testing, and iterations based on Michael’s feedback to reach the right balance between clarity, meaning, and aesthetics.</w:t>
      </w:r>
    </w:p>
    <w:p w14:paraId="1F4F46F7" w14:textId="77777777" w:rsidR="007A7915" w:rsidRDefault="00000000">
      <w:pPr>
        <w:pStyle w:val="1"/>
        <w:keepNext w:val="0"/>
        <w:keepLines w:val="0"/>
        <w:spacing w:after="80"/>
        <w:rPr>
          <w:sz w:val="34"/>
          <w:szCs w:val="34"/>
        </w:rPr>
      </w:pPr>
      <w:bookmarkStart w:id="21" w:name="_t5qpyufqxk0o" w:colFirst="0" w:colLast="0"/>
      <w:bookmarkEnd w:id="21"/>
      <w:r>
        <w:rPr>
          <w:sz w:val="34"/>
          <w:szCs w:val="34"/>
        </w:rPr>
        <w:t>7. Results and Conclusions</w:t>
      </w:r>
    </w:p>
    <w:p w14:paraId="1F4F46F8" w14:textId="77777777" w:rsidR="007A7915" w:rsidRDefault="00000000">
      <w:pPr>
        <w:pStyle w:val="2"/>
        <w:keepNext w:val="0"/>
        <w:keepLines w:val="0"/>
        <w:spacing w:before="280"/>
        <w:jc w:val="both"/>
        <w:rPr>
          <w:rFonts w:ascii="Times New Roman" w:eastAsia="Times New Roman" w:hAnsi="Times New Roman" w:cs="Times New Roman"/>
          <w:sz w:val="30"/>
          <w:szCs w:val="30"/>
        </w:rPr>
      </w:pPr>
      <w:bookmarkStart w:id="22" w:name="_5vnowfe8evzf" w:colFirst="0" w:colLast="0"/>
      <w:bookmarkEnd w:id="22"/>
      <w:r>
        <w:rPr>
          <w:rFonts w:ascii="Times New Roman" w:eastAsia="Times New Roman" w:hAnsi="Times New Roman" w:cs="Times New Roman"/>
          <w:b/>
          <w:sz w:val="30"/>
          <w:szCs w:val="30"/>
        </w:rPr>
        <w:t>7.1 Goals and Achievements</w:t>
      </w:r>
    </w:p>
    <w:p w14:paraId="1F4F46F9"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goal of our project was to develop a web-based visualization platform that would serve as a complementary tool to the CareHub application, specifically tailored to the needs of Michael, who lives with Parkinson's disease. Our objective was to transform Michael's personal data, recorded in CareHub (including medication intake, physical activity, meals, symptoms, and general well-being), into meaningful visual representations, presented in a clear and intuitive interface.</w:t>
      </w:r>
    </w:p>
    <w:p w14:paraId="1F4F46FA"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main achievements was the successful development of a highly interactive and accessible visualization platform. We focused on creating an optimal user experience for Michael, taking into account his cognitive and physical limitations. The platform presents the data in various easy-to-understand visual formats, including:</w:t>
      </w:r>
    </w:p>
    <w:p w14:paraId="1F4F46FB" w14:textId="77777777" w:rsidR="007A7915" w:rsidRDefault="00000000" w:rsidP="00855EE9">
      <w:pPr>
        <w:numPr>
          <w:ilvl w:val="0"/>
          <w:numId w:val="5"/>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Heatmap Calendar</w:t>
      </w:r>
      <w:r>
        <w:rPr>
          <w:rFonts w:ascii="Times New Roman" w:eastAsia="Times New Roman" w:hAnsi="Times New Roman" w:cs="Times New Roman"/>
          <w:sz w:val="24"/>
          <w:szCs w:val="24"/>
        </w:rPr>
        <w:t>: The entry point to the system, offering a visual overview of Michael's daily status using a color-coded system (from red to green), enabling quick identification of better and less favorable days. Days with no data are clearly marked in gray.</w:t>
      </w:r>
    </w:p>
    <w:p w14:paraId="1F4F46FC" w14:textId="77777777" w:rsidR="007A7915"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Daily Dashboard</w:t>
      </w:r>
      <w:r>
        <w:rPr>
          <w:rFonts w:ascii="Times New Roman" w:eastAsia="Times New Roman" w:hAnsi="Times New Roman" w:cs="Times New Roman"/>
          <w:sz w:val="24"/>
          <w:szCs w:val="24"/>
        </w:rPr>
        <w:t>: A central screen allowing for detailed data analysis for a selected day. The dashboard displays:</w:t>
      </w:r>
    </w:p>
    <w:p w14:paraId="1F4F46FD" w14:textId="77777777" w:rsidR="007A7915" w:rsidRDefault="00000000" w:rsidP="00855EE9">
      <w:pPr>
        <w:numPr>
          <w:ilvl w:val="1"/>
          <w:numId w:val="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Line Graph</w:t>
      </w:r>
      <w:r>
        <w:rPr>
          <w:rFonts w:ascii="Times New Roman" w:eastAsia="Times New Roman" w:hAnsi="Times New Roman" w:cs="Times New Roman"/>
          <w:sz w:val="24"/>
          <w:szCs w:val="24"/>
        </w:rPr>
        <w:t>: Presenting Parkinson's status, mood, and physical difficulty levels throughout the day, which helps in identifying patterns and correlations between these metrics.</w:t>
      </w:r>
    </w:p>
    <w:p w14:paraId="1F4F46FE" w14:textId="77777777" w:rsidR="007A7915" w:rsidRDefault="00000000" w:rsidP="00855EE9">
      <w:pPr>
        <w:numPr>
          <w:ilvl w:val="1"/>
          <w:numId w:val="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Stacked bar chart for Medication Intake Summary Chart</w:t>
      </w:r>
      <w:r>
        <w:rPr>
          <w:rFonts w:ascii="Times New Roman" w:eastAsia="Times New Roman" w:hAnsi="Times New Roman" w:cs="Times New Roman"/>
          <w:sz w:val="24"/>
          <w:szCs w:val="24"/>
        </w:rPr>
        <w:t>: Detailing medication types and intake times, with a unique color palette for each medication.</w:t>
      </w:r>
    </w:p>
    <w:p w14:paraId="1F4F46FF" w14:textId="77777777" w:rsidR="007A7915" w:rsidRDefault="00000000">
      <w:pPr>
        <w:numPr>
          <w:ilvl w:val="1"/>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Bar chart for Protein Consumption Breakdown</w:t>
      </w:r>
      <w:r>
        <w:rPr>
          <w:rFonts w:ascii="Times New Roman" w:eastAsia="Times New Roman" w:hAnsi="Times New Roman" w:cs="Times New Roman"/>
          <w:sz w:val="24"/>
          <w:szCs w:val="24"/>
        </w:rPr>
        <w:t>: Including accompanying nutritional values.</w:t>
      </w:r>
    </w:p>
    <w:p w14:paraId="1F4F4700" w14:textId="77777777" w:rsidR="007A7915" w:rsidRDefault="00000000">
      <w:pPr>
        <w:numPr>
          <w:ilvl w:val="1"/>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Gantt chart for Daily Activities View</w:t>
      </w:r>
      <w:r>
        <w:rPr>
          <w:rFonts w:ascii="Times New Roman" w:eastAsia="Times New Roman" w:hAnsi="Times New Roman" w:cs="Times New Roman"/>
          <w:sz w:val="24"/>
          <w:szCs w:val="24"/>
        </w:rPr>
        <w:t>: Categorized by type (cognitive, sport, domestic).</w:t>
      </w:r>
    </w:p>
    <w:p w14:paraId="1F4F4701"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significant achievement was the ability to securely connect to CareHub's existing MongoDB database, leveraging Michael's sensitive data. By working closely with the CareHub </w:t>
      </w:r>
      <w:r>
        <w:rPr>
          <w:rFonts w:ascii="Times New Roman" w:eastAsia="Times New Roman" w:hAnsi="Times New Roman" w:cs="Times New Roman"/>
          <w:sz w:val="24"/>
          <w:szCs w:val="24"/>
        </w:rPr>
        <w:lastRenderedPageBreak/>
        <w:t>team, we successfully accessed and presented the data without disrupting their operations or compromising data security. The emphasis on a personalized and interactive interface, built in direct collaboration with Michael and through continuous feedback, ensures that the platform is not only technically effective but also customized meaningful and supportive in Michael's daily management of Parkinson's disease.</w:t>
      </w:r>
    </w:p>
    <w:p w14:paraId="1F4F4702" w14:textId="77777777" w:rsidR="007A7915" w:rsidRDefault="00000000">
      <w:pPr>
        <w:pStyle w:val="2"/>
        <w:keepNext w:val="0"/>
        <w:keepLines w:val="0"/>
        <w:spacing w:after="80"/>
        <w:jc w:val="both"/>
        <w:rPr>
          <w:rFonts w:ascii="Times New Roman" w:eastAsia="Times New Roman" w:hAnsi="Times New Roman" w:cs="Times New Roman"/>
          <w:b/>
          <w:sz w:val="38"/>
          <w:szCs w:val="38"/>
        </w:rPr>
      </w:pPr>
      <w:bookmarkStart w:id="23" w:name="_rd59iaj18a7c" w:colFirst="0" w:colLast="0"/>
      <w:bookmarkEnd w:id="23"/>
      <w:r>
        <w:rPr>
          <w:rFonts w:ascii="Times New Roman" w:eastAsia="Times New Roman" w:hAnsi="Times New Roman" w:cs="Times New Roman"/>
          <w:b/>
          <w:sz w:val="30"/>
          <w:szCs w:val="30"/>
        </w:rPr>
        <w:t>7.2 Conclusions</w:t>
      </w:r>
    </w:p>
    <w:p w14:paraId="1F4F4703" w14:textId="45CA2BA9"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Looking back at the development process, we can conclude that the decision to develop a web-based visualization platform, complementing the CareHub application, was highly appropriate given our project's specific constraints and goals. This approach allowed us to leverage existing data while focusing our resources on creating meaningful visual representations rather than building a new data entry system from scratch.</w:t>
      </w:r>
    </w:p>
    <w:p w14:paraId="1F4F4704"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choice of React, JavaScript, HTML, and CSS for the frontend, alongside integration with the MongoDB database (via the CareHub team's provided data and later direct connection), provided a robust and flexible foundation for the platform's development. This technology stack allowed for the creation of a dynamic and intuitive user interface capable of presenting complex health data in an easily digestible format. Despite the challenges we encountered, such as ensuring data entry consistency from a single user (Michael) and meticulously customizing design elements for his specific needs, the platform met our core goals and proved to be highly functional and user-friendly.</w:t>
      </w:r>
    </w:p>
    <w:p w14:paraId="1F4F4705"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continuous and direct feedback from Michael, our primary user, was instrumental in confirming the platform's success. His input ensured that the design was intuitive, the visualizations were clear, and the features were genuinely useful in helping him understand patterns in his daily routine related to Parkinson's disease. This highly user-centered design approach was critical in ensuring the platform's usability and personal relevance.</w:t>
      </w:r>
    </w:p>
    <w:p w14:paraId="1F4F4706"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current version of the visualization platform is functional and effectively serves Michael's needs, there are several areas for future improvement. One potential enhancement includes adding the ability to compare graphs from different periods. This means that not only can Michael select a single day to view his data, but he can also simultaneously select additional days or periods and view the presentation of the graphs overlaid on top of each other to observe changes and differences more clearly. Additionally, perhaps in the future, our interface could serve not only Michael but also other Parkinson's patients, thereby expanding its impact. These future developments would aim to further enhance the platform's value in supporting the ongoing management of Parkinson's disease.</w:t>
      </w:r>
    </w:p>
    <w:p w14:paraId="466FCF95" w14:textId="77777777" w:rsidR="005774D6" w:rsidRDefault="005774D6">
      <w:pPr>
        <w:spacing w:before="240" w:after="240"/>
        <w:jc w:val="both"/>
        <w:rPr>
          <w:rFonts w:ascii="Times New Roman" w:eastAsia="Times New Roman" w:hAnsi="Times New Roman" w:cs="Times New Roman"/>
          <w:sz w:val="24"/>
          <w:szCs w:val="24"/>
        </w:rPr>
      </w:pPr>
    </w:p>
    <w:p w14:paraId="1F4F4707" w14:textId="77777777" w:rsidR="007A7915" w:rsidRDefault="00000000">
      <w:pPr>
        <w:pStyle w:val="2"/>
        <w:keepNext w:val="0"/>
        <w:keepLines w:val="0"/>
        <w:spacing w:after="80"/>
        <w:jc w:val="both"/>
        <w:rPr>
          <w:rFonts w:ascii="Times New Roman" w:eastAsia="Times New Roman" w:hAnsi="Times New Roman" w:cs="Times New Roman"/>
          <w:b/>
          <w:sz w:val="38"/>
          <w:szCs w:val="38"/>
        </w:rPr>
      </w:pPr>
      <w:bookmarkStart w:id="24" w:name="_wbhi4g735wun" w:colFirst="0" w:colLast="0"/>
      <w:bookmarkEnd w:id="24"/>
      <w:r>
        <w:rPr>
          <w:rFonts w:ascii="Times New Roman" w:eastAsia="Times New Roman" w:hAnsi="Times New Roman" w:cs="Times New Roman"/>
          <w:b/>
          <w:sz w:val="30"/>
          <w:szCs w:val="30"/>
        </w:rPr>
        <w:lastRenderedPageBreak/>
        <w:t>7.3 Limitations and Future Work</w:t>
      </w:r>
    </w:p>
    <w:p w14:paraId="1F4F4708"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Looking ahead, there are several ways our visualization platform can be improved and expanded, which future developers or students might continue working on. Although we will not continue developing the platform directly, we hope that future students or developers will take these ideas and keep improving it. By adding new features and listening to user feedback, the platform can continue to help Michael, and potentially, other Parkinson's patients in the future.</w:t>
      </w:r>
    </w:p>
    <w:p w14:paraId="1F4F4709"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first areas for improvement is data comparison and parallel visualization capabilities. Currently, the platform allows Michael to view data for a specific day. A significant enhancement would be to add the option to compare graphs from different days or periods, so Michael could view the presentation of graphs (for example, Parkinson's state or mood) overlaid on top of each other. This would allow him and his caregivers to identify changes and patterns over time more clearly and immediately, enabling a deeper analysis of the data and a better understanding of the impact of various factors.</w:t>
      </w:r>
    </w:p>
    <w:p w14:paraId="1F4F470A"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area is expanding the target audience. While the platform was designed and specifically tailored for Michael, it has the potential to be useful for other Parkinson's patients as well. In the future, developers could adapt the interface and visualizations to more general requirements, thereby making the platform accessible to a wider audience of patients. Furthermore, it might be beneficial to consider adding more extensive personalization options so that each user can adapt the platform to their individual needs.</w:t>
      </w:r>
    </w:p>
    <w:p w14:paraId="1F4F470D" w14:textId="7B25A38E" w:rsidR="007A7915" w:rsidRDefault="00000000" w:rsidP="005774D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continued user testing will be important in the future. By testing the platform with a broader group of patients and/or caregivers, valuable feedback can be obtained to help improve the platform. This ongoing testing and feedback loop will help ensure that the platform meets the needs of all users.</w:t>
      </w:r>
      <w:bookmarkStart w:id="25" w:name="_fe52x61nbbf" w:colFirst="0" w:colLast="0"/>
      <w:bookmarkEnd w:id="25"/>
    </w:p>
    <w:p w14:paraId="17475EBA" w14:textId="77777777" w:rsidR="005774D6" w:rsidRPr="005774D6" w:rsidRDefault="005774D6" w:rsidP="005774D6">
      <w:pPr>
        <w:spacing w:before="240" w:after="240"/>
        <w:jc w:val="both"/>
        <w:rPr>
          <w:rFonts w:ascii="Times New Roman" w:eastAsia="Times New Roman" w:hAnsi="Times New Roman" w:cs="Times New Roman"/>
          <w:sz w:val="24"/>
          <w:szCs w:val="24"/>
        </w:rPr>
      </w:pPr>
    </w:p>
    <w:p w14:paraId="1F4F4712" w14:textId="77777777" w:rsidR="007A7915" w:rsidRDefault="00000000">
      <w:pPr>
        <w:pStyle w:val="1"/>
        <w:keepNext w:val="0"/>
        <w:keepLines w:val="0"/>
        <w:spacing w:after="80"/>
        <w:rPr>
          <w:sz w:val="34"/>
          <w:szCs w:val="34"/>
        </w:rPr>
      </w:pPr>
      <w:bookmarkStart w:id="26" w:name="_3y0f8xazido3" w:colFirst="0" w:colLast="0"/>
      <w:bookmarkStart w:id="27" w:name="_dqlf05x29913" w:colFirst="0" w:colLast="0"/>
      <w:bookmarkStart w:id="28" w:name="_dwj3x9dct3nz" w:colFirst="0" w:colLast="0"/>
      <w:bookmarkStart w:id="29" w:name="_ik57dmlf4rpk" w:colFirst="0" w:colLast="0"/>
      <w:bookmarkStart w:id="30" w:name="_beep9vtjnm9f" w:colFirst="0" w:colLast="0"/>
      <w:bookmarkEnd w:id="26"/>
      <w:bookmarkEnd w:id="27"/>
      <w:bookmarkEnd w:id="28"/>
      <w:bookmarkEnd w:id="29"/>
      <w:bookmarkEnd w:id="30"/>
      <w:r>
        <w:rPr>
          <w:sz w:val="34"/>
          <w:szCs w:val="34"/>
        </w:rPr>
        <w:t>8. User Documentation</w:t>
      </w:r>
    </w:p>
    <w:p w14:paraId="1F4F4713" w14:textId="77777777" w:rsidR="007A7915" w:rsidRDefault="00000000">
      <w:pPr>
        <w:pStyle w:val="2"/>
        <w:keepNext w:val="0"/>
        <w:keepLines w:val="0"/>
        <w:spacing w:before="280"/>
        <w:jc w:val="both"/>
        <w:rPr>
          <w:rFonts w:ascii="Times New Roman" w:eastAsia="Times New Roman" w:hAnsi="Times New Roman" w:cs="Times New Roman"/>
          <w:sz w:val="24"/>
          <w:szCs w:val="24"/>
        </w:rPr>
      </w:pPr>
      <w:bookmarkStart w:id="31" w:name="_ig4l3ypqcx6q" w:colFirst="0" w:colLast="0"/>
      <w:bookmarkEnd w:id="31"/>
      <w:r>
        <w:rPr>
          <w:rFonts w:ascii="Times New Roman" w:eastAsia="Times New Roman" w:hAnsi="Times New Roman" w:cs="Times New Roman"/>
          <w:b/>
          <w:sz w:val="30"/>
          <w:szCs w:val="30"/>
        </w:rPr>
        <w:t>8.1 User Guide</w:t>
      </w:r>
    </w:p>
    <w:p w14:paraId="1F4F4714" w14:textId="77777777" w:rsidR="007A7915" w:rsidRDefault="00000000">
      <w:pPr>
        <w:pStyle w:val="3"/>
        <w:keepNext w:val="0"/>
        <w:keepLines w:val="0"/>
        <w:spacing w:before="280"/>
        <w:jc w:val="both"/>
        <w:rPr>
          <w:rFonts w:ascii="Times New Roman" w:eastAsia="Times New Roman" w:hAnsi="Times New Roman" w:cs="Times New Roman"/>
          <w:b/>
          <w:color w:val="000000"/>
          <w:sz w:val="24"/>
          <w:szCs w:val="24"/>
        </w:rPr>
      </w:pPr>
      <w:bookmarkStart w:id="32" w:name="_nxq0ucjtsj0a" w:colFirst="0" w:colLast="0"/>
      <w:bookmarkEnd w:id="32"/>
      <w:r>
        <w:rPr>
          <w:rFonts w:ascii="Times New Roman" w:eastAsia="Times New Roman" w:hAnsi="Times New Roman" w:cs="Times New Roman"/>
          <w:b/>
          <w:color w:val="000000"/>
          <w:sz w:val="24"/>
          <w:szCs w:val="24"/>
        </w:rPr>
        <w:t>8.1.1 Operating Instructions – Visualization Module</w:t>
      </w:r>
    </w:p>
    <w:p w14:paraId="380794EA" w14:textId="77777777" w:rsidR="005774D6"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visualization module is a browser-based extension of the CareHub application. It is accessible from any modern web browser on a desktop or table and requires no installation. The module displays data previously logged in CareHub, transforming it into interactive graphs, timelines, and personalized visuals that help Michael identify daily patterns</w:t>
      </w:r>
      <w:r w:rsidR="005774D6">
        <w:rPr>
          <w:rFonts w:ascii="Times New Roman" w:eastAsia="Times New Roman" w:hAnsi="Times New Roman" w:cs="Times New Roman"/>
          <w:sz w:val="24"/>
          <w:szCs w:val="24"/>
        </w:rPr>
        <w:t>.</w:t>
      </w:r>
    </w:p>
    <w:p w14:paraId="1F4F4715" w14:textId="31FC52F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4F4716" w14:textId="77777777" w:rsidR="007A7915" w:rsidRDefault="00000000">
      <w:pPr>
        <w:spacing w:befor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1.View Data Button</w:t>
      </w:r>
    </w:p>
    <w:p w14:paraId="46B73CD5" w14:textId="00432150" w:rsidR="003F66EF" w:rsidRDefault="00000000" w:rsidP="003F66EF">
      <w:pPr>
        <w:spacing w:after="24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“View Data”</w:t>
      </w:r>
      <w:r>
        <w:rPr>
          <w:rFonts w:ascii="Times New Roman" w:eastAsia="Times New Roman" w:hAnsi="Times New Roman" w:cs="Times New Roman"/>
          <w:sz w:val="24"/>
          <w:szCs w:val="24"/>
        </w:rPr>
        <w:t xml:space="preserve"> button serves as the entry point to the visualization module of the CareHub system. Clicking this button redirects the user to an interactive heatmap screen that provides a monthly overview of previously reported physical and emotional dat</w:t>
      </w:r>
      <w:r w:rsidR="003F66EF">
        <w:rPr>
          <w:rFonts w:ascii="Times New Roman" w:eastAsia="Times New Roman" w:hAnsi="Times New Roman" w:cs="Times New Roman"/>
          <w:sz w:val="24"/>
          <w:szCs w:val="24"/>
        </w:rPr>
        <w:t>a.</w:t>
      </w:r>
    </w:p>
    <w:p w14:paraId="36AE1818" w14:textId="0E7C0422" w:rsidR="003F66EF" w:rsidRPr="003F66EF" w:rsidRDefault="003F66EF" w:rsidP="003F66EF">
      <w:pPr>
        <w:spacing w:after="240"/>
        <w:jc w:val="both"/>
        <w:rPr>
          <w:rFonts w:ascii="Times New Roman" w:eastAsia="Times New Roman" w:hAnsi="Times New Roman" w:cs="Times New Roman"/>
          <w:sz w:val="24"/>
          <w:szCs w:val="24"/>
          <w:lang w:val="en-US"/>
        </w:rPr>
      </w:pPr>
      <w:r w:rsidRPr="003F66EF">
        <w:rPr>
          <w:rFonts w:ascii="Times New Roman" w:eastAsia="Times New Roman" w:hAnsi="Times New Roman" w:cs="Times New Roman"/>
          <w:sz w:val="24"/>
          <w:szCs w:val="24"/>
        </w:rPr>
        <w:t xml:space="preserve">The module is accessible at </w:t>
      </w:r>
      <w:hyperlink r:id="rId11" w:history="1">
        <w:r w:rsidRPr="00FA5BE6">
          <w:rPr>
            <w:rStyle w:val="Hyperlink"/>
            <w:rFonts w:ascii="Times New Roman" w:eastAsia="Times New Roman" w:hAnsi="Times New Roman" w:cs="Times New Roman"/>
            <w:sz w:val="24"/>
            <w:szCs w:val="24"/>
          </w:rPr>
          <w:t>https://par</w:t>
        </w:r>
        <w:r w:rsidRPr="00FA5BE6">
          <w:rPr>
            <w:rStyle w:val="Hyperlink"/>
            <w:rFonts w:ascii="Times New Roman" w:eastAsia="Times New Roman" w:hAnsi="Times New Roman" w:cs="Times New Roman"/>
            <w:sz w:val="24"/>
            <w:szCs w:val="24"/>
          </w:rPr>
          <w:t>k</w:t>
        </w:r>
        <w:r w:rsidRPr="00FA5BE6">
          <w:rPr>
            <w:rStyle w:val="Hyperlink"/>
            <w:rFonts w:ascii="Times New Roman" w:eastAsia="Times New Roman" w:hAnsi="Times New Roman" w:cs="Times New Roman"/>
            <w:sz w:val="24"/>
            <w:szCs w:val="24"/>
          </w:rPr>
          <w:t>-vis.vercel.</w:t>
        </w:r>
        <w:r w:rsidRPr="00FA5BE6">
          <w:rPr>
            <w:rStyle w:val="Hyperlink"/>
            <w:rFonts w:ascii="Times New Roman" w:eastAsia="Times New Roman" w:hAnsi="Times New Roman" w:cs="Times New Roman"/>
            <w:sz w:val="24"/>
            <w:szCs w:val="24"/>
          </w:rPr>
          <w:t>a</w:t>
        </w:r>
        <w:r w:rsidRPr="00FA5BE6">
          <w:rPr>
            <w:rStyle w:val="Hyperlink"/>
            <w:rFonts w:ascii="Times New Roman" w:eastAsia="Times New Roman" w:hAnsi="Times New Roman" w:cs="Times New Roman"/>
            <w:sz w:val="24"/>
            <w:szCs w:val="24"/>
          </w:rPr>
          <w:t>pp/</w:t>
        </w:r>
      </w:hyperlink>
    </w:p>
    <w:p w14:paraId="1F4F4718" w14:textId="77777777" w:rsidR="007A7915" w:rsidRDefault="00000000">
      <w:pPr>
        <w:spacing w:after="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to Use:</w:t>
      </w:r>
    </w:p>
    <w:p w14:paraId="1F4F4719" w14:textId="77777777" w:rsidR="007A7915" w:rsidRDefault="00000000">
      <w:pPr>
        <w:keepLines/>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 to the CareHub system using your registered email and password.</w:t>
      </w:r>
    </w:p>
    <w:p w14:paraId="1F4F471A" w14:textId="77777777" w:rsidR="007A7915" w:rsidRDefault="00000000">
      <w:pPr>
        <w:keepLines/>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the main screen, locate the green “View Data” button with the chart icon.</w:t>
      </w:r>
    </w:p>
    <w:p w14:paraId="1F4F471B" w14:textId="77777777" w:rsidR="007A7915" w:rsidRDefault="00000000">
      <w:pPr>
        <w:keepLines/>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“View Data” to access the Heatmap Calendar screen.</w:t>
      </w:r>
      <w:r>
        <w:rPr>
          <w:rFonts w:ascii="Times New Roman" w:eastAsia="Times New Roman" w:hAnsi="Times New Roman" w:cs="Times New Roman"/>
          <w:sz w:val="24"/>
          <w:szCs w:val="24"/>
        </w:rPr>
        <w:br/>
      </w:r>
    </w:p>
    <w:p w14:paraId="1F4F471C" w14:textId="77777777" w:rsidR="007A7915"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What Happens Next:</w:t>
      </w:r>
    </w:p>
    <w:p w14:paraId="1F4F471D" w14:textId="77777777" w:rsidR="007A7915" w:rsidRDefault="00000000">
      <w:pPr>
        <w:keepLines/>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be directed to the Heatmap Calendar, which displays your Parkinson’s state and mood for each day of the selected month.</w:t>
      </w:r>
    </w:p>
    <w:p w14:paraId="1F4F471E" w14:textId="77777777" w:rsidR="007A7915" w:rsidRDefault="00000000">
      <w:pPr>
        <w:keepLines/>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a specific date will open the Daily Dashboard, where you can explore detailed graphs for that day.</w:t>
      </w:r>
      <w:r>
        <w:rPr>
          <w:rFonts w:ascii="Times New Roman" w:eastAsia="Times New Roman" w:hAnsi="Times New Roman" w:cs="Times New Roman"/>
          <w:sz w:val="24"/>
          <w:szCs w:val="24"/>
        </w:rPr>
        <w:br/>
      </w:r>
    </w:p>
    <w:p w14:paraId="1F4F471F" w14:textId="77777777" w:rsidR="007A7915" w:rsidRDefault="00000000">
      <w:pPr>
        <w:spacing w:after="40"/>
        <w:jc w:val="both"/>
        <w:rPr>
          <w:rFonts w:ascii="Times New Roman" w:eastAsia="Times New Roman" w:hAnsi="Times New Roman" w:cs="Times New Roman"/>
          <w:b/>
        </w:rPr>
      </w:pPr>
      <w:r>
        <w:rPr>
          <w:rFonts w:ascii="Times New Roman" w:eastAsia="Times New Roman" w:hAnsi="Times New Roman" w:cs="Times New Roman"/>
          <w:b/>
        </w:rPr>
        <w:t>Important Notes:</w:t>
      </w:r>
    </w:p>
    <w:p w14:paraId="1F4F4720" w14:textId="77777777" w:rsidR="007A7915" w:rsidRDefault="00000000">
      <w:pPr>
        <w:keepLines/>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your CareHub data is up to date before accessing the heatmap.</w:t>
      </w:r>
    </w:p>
    <w:p w14:paraId="1F4F4721" w14:textId="77777777" w:rsidR="007A7915" w:rsidRDefault="00000000">
      <w:pPr>
        <w:keepLines/>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is view-only – it does not support data input or editing.</w:t>
      </w:r>
    </w:p>
    <w:p w14:paraId="1F4F4722" w14:textId="77777777" w:rsidR="007A7915" w:rsidRDefault="00000000">
      <w:pPr>
        <w:keepLines/>
        <w:widowControl w:val="0"/>
        <w:numPr>
          <w:ilvl w:val="0"/>
          <w:numId w:val="11"/>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no data is available, the date squares on the calendar will appear in gray.</w:t>
      </w:r>
    </w:p>
    <w:p w14:paraId="1F4F4723"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4F48B5" wp14:editId="1F4F48B6">
            <wp:extent cx="1695450" cy="10858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695450" cy="1085850"/>
                    </a:xfrm>
                    <a:prstGeom prst="rect">
                      <a:avLst/>
                    </a:prstGeom>
                    <a:ln/>
                  </pic:spPr>
                </pic:pic>
              </a:graphicData>
            </a:graphic>
          </wp:inline>
        </w:drawing>
      </w:r>
    </w:p>
    <w:p w14:paraId="1F4F4726" w14:textId="77777777" w:rsidR="007A7915" w:rsidRDefault="00000000">
      <w:pPr>
        <w:spacing w:befor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 Heatmap Calendar Screen</w:t>
      </w:r>
    </w:p>
    <w:p w14:paraId="1F4F4727"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Heatmap Calendar is the first screen the user sees after clicking the “View Data” button. It presents a full-month calendar where each day is color-coded based on the user’s reported Parkinson’s condition, mood, and physical difficulty.</w:t>
      </w:r>
      <w:r>
        <w:rPr>
          <w:rFonts w:ascii="Times New Roman" w:eastAsia="Times New Roman" w:hAnsi="Times New Roman" w:cs="Times New Roman"/>
          <w:sz w:val="24"/>
          <w:szCs w:val="24"/>
        </w:rPr>
        <w:br/>
        <w:t xml:space="preserve"> Each date square is divided into </w:t>
      </w:r>
      <w:r>
        <w:rPr>
          <w:rFonts w:ascii="Times New Roman" w:eastAsia="Times New Roman" w:hAnsi="Times New Roman" w:cs="Times New Roman"/>
          <w:b/>
          <w:sz w:val="24"/>
          <w:szCs w:val="24"/>
        </w:rPr>
        <w:t>three triangular segments</w:t>
      </w:r>
      <w:r>
        <w:rPr>
          <w:rFonts w:ascii="Times New Roman" w:eastAsia="Times New Roman" w:hAnsi="Times New Roman" w:cs="Times New Roman"/>
          <w:sz w:val="24"/>
          <w:szCs w:val="24"/>
        </w:rPr>
        <w:t>:</w:t>
      </w:r>
    </w:p>
    <w:p w14:paraId="1F4F4728" w14:textId="77777777" w:rsidR="007A7915"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top triangle represents the Parkinson state (neurological symptoms).</w:t>
      </w:r>
    </w:p>
    <w:p w14:paraId="1F4F4729" w14:textId="77777777" w:rsidR="007A7915"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bottom-left triangle represents the user’s mood (emotional state).</w:t>
      </w:r>
    </w:p>
    <w:p w14:paraId="1F4F472A" w14:textId="77777777" w:rsidR="007A7915"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bottom-right triangle represents the user’s physical difficulty (fatigue, mobility effort).</w:t>
      </w:r>
      <w:r>
        <w:rPr>
          <w:rFonts w:ascii="Times New Roman" w:eastAsia="Times New Roman" w:hAnsi="Times New Roman" w:cs="Times New Roman"/>
          <w:sz w:val="24"/>
          <w:szCs w:val="24"/>
        </w:rPr>
        <w:br/>
      </w:r>
    </w:p>
    <w:p w14:paraId="1F4F472B"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color scale ranges from </w:t>
      </w:r>
      <w:r>
        <w:rPr>
          <w:rFonts w:ascii="Times New Roman" w:eastAsia="Times New Roman" w:hAnsi="Times New Roman" w:cs="Times New Roman"/>
          <w:b/>
          <w:sz w:val="24"/>
          <w:szCs w:val="24"/>
        </w:rPr>
        <w:t>green (1 – best)</w:t>
      </w:r>
      <w:r>
        <w:rPr>
          <w:rFonts w:ascii="Times New Roman" w:eastAsia="Times New Roman" w:hAnsi="Times New Roman" w:cs="Times New Roman"/>
          <w:sz w:val="24"/>
          <w:szCs w:val="24"/>
        </w:rPr>
        <w:t xml:space="preserve"> to </w:t>
      </w:r>
      <w:r>
        <w:rPr>
          <w:rFonts w:ascii="Times New Roman" w:eastAsia="Times New Roman" w:hAnsi="Times New Roman" w:cs="Times New Roman"/>
          <w:b/>
          <w:sz w:val="24"/>
          <w:szCs w:val="24"/>
        </w:rPr>
        <w:t>red (5 – worst)</w:t>
      </w:r>
      <w:r>
        <w:rPr>
          <w:rFonts w:ascii="Times New Roman" w:eastAsia="Times New Roman" w:hAnsi="Times New Roman" w:cs="Times New Roman"/>
          <w:sz w:val="24"/>
          <w:szCs w:val="24"/>
        </w:rPr>
        <w:t xml:space="preserve">. If no data was logged for a given aspect on a specific day, the corresponding triangle appears </w:t>
      </w:r>
      <w:r>
        <w:rPr>
          <w:rFonts w:ascii="Times New Roman" w:eastAsia="Times New Roman" w:hAnsi="Times New Roman" w:cs="Times New Roman"/>
          <w:b/>
          <w:sz w:val="24"/>
          <w:szCs w:val="24"/>
        </w:rPr>
        <w:t>gray</w:t>
      </w:r>
      <w:r>
        <w:rPr>
          <w:rFonts w:ascii="Times New Roman" w:eastAsia="Times New Roman" w:hAnsi="Times New Roman" w:cs="Times New Roman"/>
          <w:sz w:val="24"/>
          <w:szCs w:val="24"/>
        </w:rPr>
        <w:t>.</w:t>
      </w:r>
    </w:p>
    <w:p w14:paraId="1F4F472C" w14:textId="77777777" w:rsidR="007A7915" w:rsidRDefault="00000000">
      <w:pPr>
        <w:spacing w:before="280"/>
        <w:jc w:val="both"/>
        <w:rPr>
          <w:rFonts w:ascii="Times New Roman" w:eastAsia="Times New Roman" w:hAnsi="Times New Roman" w:cs="Times New Roman"/>
          <w:b/>
        </w:rPr>
      </w:pPr>
      <w:r>
        <w:rPr>
          <w:rFonts w:ascii="Times New Roman" w:eastAsia="Times New Roman" w:hAnsi="Times New Roman" w:cs="Times New Roman"/>
          <w:b/>
        </w:rPr>
        <w:t>How to Use:</w:t>
      </w:r>
    </w:p>
    <w:p w14:paraId="1F4F472D" w14:textId="77777777" w:rsidR="007A7915"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View your monthly overview at a glance through color-coded indicators.</w:t>
      </w:r>
    </w:p>
    <w:p w14:paraId="1F4F472E" w14:textId="77777777" w:rsidR="007A7915"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any day to access a detailed daily dashboard with graphs and summaries related to that date.</w:t>
      </w:r>
    </w:p>
    <w:p w14:paraId="1F4F472F" w14:textId="77777777" w:rsidR="007A7915" w:rsidRDefault="00000000">
      <w:pPr>
        <w:spacing w:before="280"/>
        <w:jc w:val="both"/>
        <w:rPr>
          <w:rFonts w:ascii="Times New Roman" w:eastAsia="Times New Roman" w:hAnsi="Times New Roman" w:cs="Times New Roman"/>
          <w:b/>
        </w:rPr>
      </w:pPr>
      <w:r>
        <w:rPr>
          <w:rFonts w:ascii="Times New Roman" w:eastAsia="Times New Roman" w:hAnsi="Times New Roman" w:cs="Times New Roman"/>
          <w:b/>
        </w:rPr>
        <w:t>Additional Features:</w:t>
      </w:r>
    </w:p>
    <w:p w14:paraId="1F4F4730" w14:textId="77777777" w:rsidR="007A7915"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Use the “Choose Month and Year” field to navigate between months.</w:t>
      </w:r>
    </w:p>
    <w:p w14:paraId="1F4F4731" w14:textId="77777777" w:rsidR="007A7915"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color legend on the right helps interpret the severity level of each triangle.</w:t>
      </w:r>
    </w:p>
    <w:p w14:paraId="1F4F4732" w14:textId="77777777" w:rsidR="007A7915" w:rsidRDefault="00000000">
      <w:pPr>
        <w:numPr>
          <w:ilvl w:val="0"/>
          <w:numId w:val="2"/>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 small key at the bottom-right corner of the screen clarifies which triangle corresponds to which metric (Parkinson, Mood, Physical).</w:t>
      </w:r>
    </w:p>
    <w:p w14:paraId="1F4F4733" w14:textId="77777777" w:rsidR="007A7915" w:rsidRDefault="00000000">
      <w:pPr>
        <w:spacing w:before="280"/>
        <w:jc w:val="both"/>
        <w:rPr>
          <w:rFonts w:ascii="Times New Roman" w:eastAsia="Times New Roman" w:hAnsi="Times New Roman" w:cs="Times New Roman"/>
          <w:b/>
        </w:rPr>
      </w:pPr>
      <w:r>
        <w:rPr>
          <w:rFonts w:ascii="Times New Roman" w:eastAsia="Times New Roman" w:hAnsi="Times New Roman" w:cs="Times New Roman"/>
          <w:b/>
        </w:rPr>
        <w:t>Purpose:</w:t>
      </w:r>
    </w:p>
    <w:p w14:paraId="1F4F4734"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help users easily identify trends, fluctuations, or days that require closer attention—based on simple visual cues—without needing to manually review each individual entry.</w:t>
      </w:r>
    </w:p>
    <w:p w14:paraId="1F4F4735" w14:textId="77777777" w:rsidR="007A7915" w:rsidRDefault="007A7915">
      <w:pPr>
        <w:spacing w:after="240"/>
        <w:jc w:val="both"/>
        <w:rPr>
          <w:rFonts w:ascii="Times New Roman" w:eastAsia="Times New Roman" w:hAnsi="Times New Roman" w:cs="Times New Roman"/>
          <w:sz w:val="24"/>
          <w:szCs w:val="24"/>
        </w:rPr>
      </w:pPr>
    </w:p>
    <w:p w14:paraId="1F4F4736" w14:textId="77777777" w:rsidR="007A7915" w:rsidRDefault="00000000">
      <w:pPr>
        <w:spacing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4F48B7" wp14:editId="1F4F48B8">
            <wp:extent cx="5538788" cy="376353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538788" cy="3763535"/>
                    </a:xfrm>
                    <a:prstGeom prst="rect">
                      <a:avLst/>
                    </a:prstGeom>
                    <a:ln/>
                  </pic:spPr>
                </pic:pic>
              </a:graphicData>
            </a:graphic>
          </wp:inline>
        </w:drawing>
      </w:r>
    </w:p>
    <w:p w14:paraId="1F4F4737" w14:textId="77777777" w:rsidR="007A791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3 -Heatmap</w:t>
      </w:r>
    </w:p>
    <w:p w14:paraId="1F4F4739" w14:textId="77777777" w:rsidR="007A7915" w:rsidRDefault="00000000">
      <w:pPr>
        <w:spacing w:befor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 Daily Analysis Graph Screen</w:t>
      </w:r>
    </w:p>
    <w:p w14:paraId="1F4F473A"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Daily Analysis screen provides a visual timeline of the user’s condition throughout a selected day. This line chart displays fluctuations in:</w:t>
      </w:r>
    </w:p>
    <w:p w14:paraId="1F4F473B" w14:textId="77777777" w:rsidR="007A7915" w:rsidRDefault="00000000">
      <w:pPr>
        <w:numPr>
          <w:ilvl w:val="0"/>
          <w:numId w:val="1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Mood (blue)</w:t>
      </w:r>
    </w:p>
    <w:p w14:paraId="1F4F473C" w14:textId="77777777" w:rsidR="007A7915" w:rsidRDefault="00000000">
      <w:pPr>
        <w:numPr>
          <w:ilvl w:val="0"/>
          <w:numId w:val="1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Parkinson’s state (red)</w:t>
      </w:r>
    </w:p>
    <w:p w14:paraId="1F4F473D" w14:textId="77777777" w:rsidR="007A7915" w:rsidRDefault="00000000">
      <w:pPr>
        <w:numPr>
          <w:ilvl w:val="0"/>
          <w:numId w:val="15"/>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difficulty (green)</w:t>
      </w:r>
      <w:r>
        <w:rPr>
          <w:rFonts w:ascii="Times New Roman" w:eastAsia="Times New Roman" w:hAnsi="Times New Roman" w:cs="Times New Roman"/>
          <w:sz w:val="24"/>
          <w:szCs w:val="24"/>
        </w:rPr>
        <w:br/>
      </w:r>
    </w:p>
    <w:p w14:paraId="1F4F473E" w14:textId="77777777" w:rsidR="007A79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Y-axis represents a score scale from 1 (best) to 5 (worst), allowing users to assess the severity of each parameter over time.</w:t>
      </w:r>
    </w:p>
    <w:p w14:paraId="1F4F473F" w14:textId="77777777" w:rsidR="007A79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Above the graph, the user can choose which variable to display using toggle buttons. All three values can be shown together or individually.</w:t>
      </w:r>
    </w:p>
    <w:p w14:paraId="1F4F4740" w14:textId="77777777" w:rsidR="007A79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Event icons (e.g., medication, nutrition, waking up, sleeping, activity) are displayed along the timeline. Hovering over an icon reveals a tooltip describing the event and its exact time (e.g., "Ping Pong" as shown in the example).</w:t>
      </w:r>
    </w:p>
    <w:p w14:paraId="1F4F4741" w14:textId="77777777" w:rsidR="007A79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bottom of the screen, the system displays the average score for each variable recorded that day.</w:t>
      </w:r>
    </w:p>
    <w:p w14:paraId="1F4F4742" w14:textId="77777777" w:rsidR="007A7915"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 xml:space="preserve"> How to Use:</w:t>
      </w:r>
    </w:p>
    <w:p w14:paraId="1F4F4743" w14:textId="77777777" w:rsidR="007A7915" w:rsidRDefault="00000000">
      <w:pPr>
        <w:numPr>
          <w:ilvl w:val="0"/>
          <w:numId w:val="7"/>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After selecting a day from the Heatmap Calendar, the Daily Analysis screen is loaded automatically.</w:t>
      </w:r>
    </w:p>
    <w:p w14:paraId="1F4F4744" w14:textId="77777777" w:rsidR="007A7915" w:rsidRDefault="00000000">
      <w:pPr>
        <w:numPr>
          <w:ilvl w:val="0"/>
          <w:numId w:val="7"/>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Use the filter buttons to toggle between mood, Parkinson’s condition, and physical effort.</w:t>
      </w:r>
    </w:p>
    <w:p w14:paraId="1F4F4745" w14:textId="77777777" w:rsidR="007A7915" w:rsidRDefault="00000000">
      <w:pPr>
        <w:numPr>
          <w:ilvl w:val="0"/>
          <w:numId w:val="7"/>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any icon for contextual information about logged events.</w:t>
      </w:r>
    </w:p>
    <w:p w14:paraId="1F4F4746" w14:textId="77777777" w:rsidR="007A7915" w:rsidRDefault="00000000">
      <w:pPr>
        <w:numPr>
          <w:ilvl w:val="0"/>
          <w:numId w:val="7"/>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Review the average values shown below for a summary of the day.</w:t>
      </w:r>
    </w:p>
    <w:p w14:paraId="1F4F4747" w14:textId="77777777" w:rsidR="007A7915"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Purpose:</w:t>
      </w:r>
    </w:p>
    <w:p w14:paraId="1F4F4748"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screen helps users visually understand how their condition changed throughout the day and how specific events (such as meals, activities, or medications) may have influenced their well-being.</w:t>
      </w:r>
    </w:p>
    <w:p w14:paraId="1F4F4749"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F4F48B9" wp14:editId="1F4F48BA">
            <wp:extent cx="5943600" cy="26416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2641600"/>
                    </a:xfrm>
                    <a:prstGeom prst="rect">
                      <a:avLst/>
                    </a:prstGeom>
                    <a:ln/>
                  </pic:spPr>
                </pic:pic>
              </a:graphicData>
            </a:graphic>
          </wp:inline>
        </w:drawing>
      </w:r>
    </w:p>
    <w:p w14:paraId="1F4F474A" w14:textId="77777777" w:rsidR="007A791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-Daily Analysis chart</w:t>
      </w:r>
    </w:p>
    <w:p w14:paraId="1F4F474B" w14:textId="77777777" w:rsidR="007A7915" w:rsidRDefault="00000000">
      <w:pPr>
        <w:spacing w:befor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 Medication Intake Summary Screen</w:t>
      </w:r>
    </w:p>
    <w:p w14:paraId="1F4F474C"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Medication Intake Summary screen presents a clear bar chart of all medications taken during the selected day. Each bar represents a specific time of intake, and its segments are color-coded by medication type (e.g., Sinemet, Azilect, Requip).</w:t>
      </w:r>
    </w:p>
    <w:p w14:paraId="1F4F474D"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Hovering over a bar reveals a tooltip showing detailed information, including:</w:t>
      </w:r>
    </w:p>
    <w:p w14:paraId="1F4F474E" w14:textId="77777777" w:rsidR="007A7915" w:rsidRDefault="00000000">
      <w:pPr>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Medication name</w:t>
      </w:r>
    </w:p>
    <w:p w14:paraId="1F4F474F" w14:textId="77777777" w:rsidR="007A7915" w:rsidRDefault="00000000">
      <w:pPr>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Exact dosage (in pills)</w:t>
      </w:r>
    </w:p>
    <w:p w14:paraId="1F4F4750" w14:textId="77777777" w:rsidR="007A7915" w:rsidRDefault="00000000">
      <w:pPr>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Time of intake</w:t>
      </w:r>
      <w:r>
        <w:rPr>
          <w:rFonts w:ascii="Times New Roman" w:eastAsia="Times New Roman" w:hAnsi="Times New Roman" w:cs="Times New Roman"/>
          <w:sz w:val="24"/>
          <w:szCs w:val="24"/>
        </w:rPr>
        <w:br/>
      </w:r>
    </w:p>
    <w:p w14:paraId="1F4F4751" w14:textId="77777777" w:rsidR="007A7915" w:rsidRDefault="00000000">
      <w:pPr>
        <w:pBdr>
          <w:top w:val="nil"/>
          <w:left w:val="nil"/>
          <w:bottom w:val="nil"/>
          <w:right w:val="nil"/>
          <w:between w:val="nil"/>
        </w:pBd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chart allows multiple medications to appear within the same bar if they were taken at the same time.</w:t>
      </w:r>
    </w:p>
    <w:p w14:paraId="1F4F4752" w14:textId="77777777" w:rsidR="007A7915" w:rsidRDefault="00000000">
      <w:pPr>
        <w:pBdr>
          <w:top w:val="nil"/>
          <w:left w:val="nil"/>
          <w:bottom w:val="nil"/>
          <w:right w:val="nil"/>
          <w:between w:val="nil"/>
        </w:pBd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bottom of the screen, a legend with checkboxes lets users toggle the visibility of specific medications in the chart.</w:t>
      </w:r>
    </w:p>
    <w:p w14:paraId="1F4F4753" w14:textId="77777777" w:rsidR="007A7915"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 xml:space="preserve"> How to Use:</w:t>
      </w:r>
    </w:p>
    <w:p w14:paraId="1F4F4754" w14:textId="77777777" w:rsidR="007A7915" w:rsidRDefault="00000000">
      <w:pPr>
        <w:numPr>
          <w:ilvl w:val="0"/>
          <w:numId w:val="1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Scroll to the Medication Intake section in the Daily Dashboard.</w:t>
      </w:r>
    </w:p>
    <w:p w14:paraId="1F4F4755" w14:textId="77777777" w:rsidR="007A7915" w:rsidRDefault="00000000">
      <w:pPr>
        <w:numPr>
          <w:ilvl w:val="0"/>
          <w:numId w:val="1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any bar to see detailed dosage and timing.</w:t>
      </w:r>
    </w:p>
    <w:p w14:paraId="1F4F4756" w14:textId="77777777" w:rsidR="007A7915" w:rsidRDefault="00000000">
      <w:pPr>
        <w:numPr>
          <w:ilvl w:val="0"/>
          <w:numId w:val="1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Use the checkbox filters below to show/hide specific medications.</w:t>
      </w:r>
    </w:p>
    <w:p w14:paraId="3FA60685" w14:textId="77777777" w:rsidR="005774D6" w:rsidRDefault="005774D6" w:rsidP="005774D6">
      <w:pPr>
        <w:pBdr>
          <w:top w:val="nil"/>
          <w:left w:val="nil"/>
          <w:bottom w:val="nil"/>
          <w:right w:val="nil"/>
          <w:between w:val="nil"/>
        </w:pBdr>
        <w:rPr>
          <w:rFonts w:ascii="Times New Roman" w:eastAsia="Times New Roman" w:hAnsi="Times New Roman" w:cs="Times New Roman"/>
          <w:sz w:val="24"/>
          <w:szCs w:val="24"/>
        </w:rPr>
      </w:pPr>
    </w:p>
    <w:p w14:paraId="4E3F4C04" w14:textId="77777777" w:rsidR="005774D6" w:rsidRDefault="005774D6" w:rsidP="005774D6">
      <w:pPr>
        <w:pBdr>
          <w:top w:val="nil"/>
          <w:left w:val="nil"/>
          <w:bottom w:val="nil"/>
          <w:right w:val="nil"/>
          <w:between w:val="nil"/>
        </w:pBdr>
        <w:rPr>
          <w:rFonts w:ascii="Times New Roman" w:eastAsia="Times New Roman" w:hAnsi="Times New Roman" w:cs="Times New Roman"/>
          <w:sz w:val="24"/>
          <w:szCs w:val="24"/>
        </w:rPr>
      </w:pPr>
    </w:p>
    <w:p w14:paraId="1F4F4757" w14:textId="77777777" w:rsidR="007A7915"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lastRenderedPageBreak/>
        <w:t>Purpose:</w:t>
      </w:r>
    </w:p>
    <w:p w14:paraId="1F4F4758"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visualization helps users and caregivers monitor medication adherence, recognize patterns in timing and dosage, and identify any irregularities in the treatment schedule.</w:t>
      </w:r>
    </w:p>
    <w:p w14:paraId="1F4F4759"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4F48BB" wp14:editId="1F4F48BC">
            <wp:extent cx="5943600" cy="18796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1879600"/>
                    </a:xfrm>
                    <a:prstGeom prst="rect">
                      <a:avLst/>
                    </a:prstGeom>
                    <a:ln/>
                  </pic:spPr>
                </pic:pic>
              </a:graphicData>
            </a:graphic>
          </wp:inline>
        </w:drawing>
      </w:r>
    </w:p>
    <w:p w14:paraId="1F4F475A" w14:textId="77777777" w:rsidR="007A791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  -Medication chart</w:t>
      </w:r>
    </w:p>
    <w:p w14:paraId="12702B07" w14:textId="77777777" w:rsidR="005774D6" w:rsidRDefault="005774D6">
      <w:pPr>
        <w:spacing w:before="280"/>
        <w:jc w:val="both"/>
        <w:rPr>
          <w:rFonts w:ascii="Times New Roman" w:eastAsia="Times New Roman" w:hAnsi="Times New Roman" w:cs="Times New Roman"/>
          <w:sz w:val="24"/>
          <w:szCs w:val="24"/>
        </w:rPr>
      </w:pPr>
    </w:p>
    <w:p w14:paraId="1F4F475C" w14:textId="44B943F0" w:rsidR="007A7915" w:rsidRDefault="00000000">
      <w:pPr>
        <w:spacing w:before="2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5. Protein Intake Summary Screen</w:t>
      </w:r>
    </w:p>
    <w:p w14:paraId="1F4F475D"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Protein Intake Summary screen displays a bar chart representing the user's protein consumption throughout the selected day. Each bar corresponds to a reported meal and shows the amount of protein in grams.</w:t>
      </w:r>
    </w:p>
    <w:p w14:paraId="1F4F475E" w14:textId="77777777" w:rsidR="007A7915"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hovering over a bar, a tooltip appears with detailed nutritional information, including:</w:t>
      </w:r>
    </w:p>
    <w:p w14:paraId="1F4F475F" w14:textId="77777777" w:rsidR="007A7915" w:rsidRDefault="007A7915">
      <w:pPr>
        <w:jc w:val="both"/>
        <w:rPr>
          <w:rFonts w:ascii="Times New Roman" w:eastAsia="Times New Roman" w:hAnsi="Times New Roman" w:cs="Times New Roman"/>
          <w:sz w:val="24"/>
          <w:szCs w:val="24"/>
        </w:rPr>
      </w:pPr>
    </w:p>
    <w:p w14:paraId="1F4F4760" w14:textId="77777777" w:rsidR="007A7915" w:rsidRDefault="00000000">
      <w:pPr>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Protein (g)</w:t>
      </w:r>
    </w:p>
    <w:p w14:paraId="1F4F4761" w14:textId="77777777" w:rsidR="007A7915" w:rsidRDefault="00000000">
      <w:pPr>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Fats (g)</w:t>
      </w:r>
    </w:p>
    <w:p w14:paraId="1F4F4762" w14:textId="77777777" w:rsidR="007A7915" w:rsidRDefault="00000000">
      <w:pPr>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Carbohydrates (g)</w:t>
      </w:r>
    </w:p>
    <w:p w14:paraId="1F4F4763" w14:textId="77777777" w:rsidR="007A7915" w:rsidRDefault="00000000">
      <w:pPr>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Dietary fiber (g)</w:t>
      </w:r>
    </w:p>
    <w:p w14:paraId="1F4F4764" w14:textId="77777777" w:rsidR="007A7915" w:rsidRDefault="00000000">
      <w:pPr>
        <w:numPr>
          <w:ilvl w:val="0"/>
          <w:numId w:val="6"/>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Meal description (e.g., “Omelette with hard-boiled egg”)</w:t>
      </w:r>
      <w:r>
        <w:rPr>
          <w:rFonts w:ascii="Times New Roman" w:eastAsia="Times New Roman" w:hAnsi="Times New Roman" w:cs="Times New Roman"/>
          <w:sz w:val="24"/>
          <w:szCs w:val="24"/>
        </w:rPr>
        <w:br/>
      </w:r>
    </w:p>
    <w:p w14:paraId="1F4F4765" w14:textId="77777777" w:rsidR="007A7915"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Meals are visually distributed along the timeline based on their recorded time of consumption.</w:t>
      </w:r>
    </w:p>
    <w:p w14:paraId="1F4F4766" w14:textId="77777777" w:rsidR="007A7915"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t>How to Use:</w:t>
      </w:r>
    </w:p>
    <w:p w14:paraId="1F4F4767" w14:textId="77777777" w:rsidR="007A7915" w:rsidRDefault="00000000">
      <w:pPr>
        <w:numPr>
          <w:ilvl w:val="0"/>
          <w:numId w:val="10"/>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Scroll down to the Protein Intake section within the Daily Dashboard.</w:t>
      </w:r>
    </w:p>
    <w:p w14:paraId="1F4F4768" w14:textId="77777777" w:rsidR="007A7915" w:rsidRDefault="00000000">
      <w:pPr>
        <w:numPr>
          <w:ilvl w:val="0"/>
          <w:numId w:val="10"/>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any green bar to view full meal details.</w:t>
      </w:r>
    </w:p>
    <w:p w14:paraId="1F4F4769" w14:textId="77777777" w:rsidR="007A7915" w:rsidRDefault="00000000">
      <w:pPr>
        <w:numPr>
          <w:ilvl w:val="0"/>
          <w:numId w:val="10"/>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Use this information to assess meal content and timing.</w:t>
      </w:r>
    </w:p>
    <w:p w14:paraId="42ED9DD4" w14:textId="77777777" w:rsidR="005774D6" w:rsidRDefault="005774D6" w:rsidP="005774D6">
      <w:pPr>
        <w:pBdr>
          <w:top w:val="nil"/>
          <w:left w:val="nil"/>
          <w:bottom w:val="nil"/>
          <w:right w:val="nil"/>
          <w:between w:val="nil"/>
        </w:pBdr>
        <w:rPr>
          <w:rFonts w:ascii="Times New Roman" w:eastAsia="Times New Roman" w:hAnsi="Times New Roman" w:cs="Times New Roman"/>
          <w:sz w:val="24"/>
          <w:szCs w:val="24"/>
        </w:rPr>
      </w:pPr>
    </w:p>
    <w:p w14:paraId="6203E47A" w14:textId="77777777" w:rsidR="005774D6" w:rsidRDefault="005774D6" w:rsidP="005774D6">
      <w:pPr>
        <w:pBdr>
          <w:top w:val="nil"/>
          <w:left w:val="nil"/>
          <w:bottom w:val="nil"/>
          <w:right w:val="nil"/>
          <w:between w:val="nil"/>
        </w:pBdr>
        <w:rPr>
          <w:rFonts w:ascii="Times New Roman" w:eastAsia="Times New Roman" w:hAnsi="Times New Roman" w:cs="Times New Roman"/>
          <w:sz w:val="24"/>
          <w:szCs w:val="24"/>
        </w:rPr>
      </w:pPr>
    </w:p>
    <w:p w14:paraId="1F4F476A" w14:textId="77777777" w:rsidR="007A7915" w:rsidRDefault="00000000">
      <w:pPr>
        <w:spacing w:before="240" w:after="40"/>
        <w:jc w:val="both"/>
        <w:rPr>
          <w:rFonts w:ascii="Times New Roman" w:eastAsia="Times New Roman" w:hAnsi="Times New Roman" w:cs="Times New Roman"/>
          <w:b/>
        </w:rPr>
      </w:pPr>
      <w:r>
        <w:rPr>
          <w:rFonts w:ascii="Times New Roman" w:eastAsia="Times New Roman" w:hAnsi="Times New Roman" w:cs="Times New Roman"/>
          <w:b/>
        </w:rPr>
        <w:lastRenderedPageBreak/>
        <w:t>Purpose:</w:t>
      </w:r>
    </w:p>
    <w:p w14:paraId="1F4F476B"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screen helps users understand their protein intake across the day, evaluate the nutritional content of their meals, and observe how timing and quantity may relate to symptom control or medication effectiveness.</w:t>
      </w:r>
    </w:p>
    <w:p w14:paraId="1F4F476C"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4F48BD" wp14:editId="1F4F48BE">
            <wp:extent cx="5943600" cy="13970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1397000"/>
                    </a:xfrm>
                    <a:prstGeom prst="rect">
                      <a:avLst/>
                    </a:prstGeom>
                    <a:ln/>
                  </pic:spPr>
                </pic:pic>
              </a:graphicData>
            </a:graphic>
          </wp:inline>
        </w:drawing>
      </w:r>
    </w:p>
    <w:p w14:paraId="1F4F4775" w14:textId="5FEE9F6A" w:rsidR="007A7915" w:rsidRPr="005774D6" w:rsidRDefault="00000000" w:rsidP="005774D6">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6  -Protein intake chart</w:t>
      </w:r>
      <w:bookmarkStart w:id="33" w:name="_3wo2711apjvz" w:colFirst="0" w:colLast="0"/>
      <w:bookmarkEnd w:id="33"/>
    </w:p>
    <w:p w14:paraId="1F4F4777" w14:textId="77777777" w:rsidR="007A7915" w:rsidRDefault="00000000">
      <w:pPr>
        <w:spacing w:before="280"/>
        <w:jc w:val="both"/>
        <w:rPr>
          <w:rFonts w:ascii="Times New Roman" w:eastAsia="Times New Roman" w:hAnsi="Times New Roman" w:cs="Times New Roman"/>
          <w:b/>
          <w:sz w:val="26"/>
          <w:szCs w:val="26"/>
        </w:rPr>
      </w:pPr>
      <w:bookmarkStart w:id="34" w:name="_9jrlqxebkeyv" w:colFirst="0" w:colLast="0"/>
      <w:bookmarkEnd w:id="34"/>
      <w:r>
        <w:rPr>
          <w:rFonts w:ascii="Times New Roman" w:eastAsia="Times New Roman" w:hAnsi="Times New Roman" w:cs="Times New Roman"/>
          <w:b/>
          <w:sz w:val="26"/>
          <w:szCs w:val="26"/>
        </w:rPr>
        <w:t>7. Daily Activities Timeline Screen</w:t>
      </w:r>
    </w:p>
    <w:p w14:paraId="1F4F4778"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Daily Activities Timeline displays all recorded activities for the selected day, categorized by type:</w:t>
      </w:r>
    </w:p>
    <w:p w14:paraId="1F4F4779" w14:textId="77777777" w:rsidR="007A7915" w:rsidRDefault="00000000">
      <w:pPr>
        <w:numPr>
          <w:ilvl w:val="0"/>
          <w:numId w:val="14"/>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Sport (blue)</w:t>
      </w:r>
    </w:p>
    <w:p w14:paraId="1F4F477A" w14:textId="77777777" w:rsidR="007A7915"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Cognitive (green</w:t>
      </w:r>
    </w:p>
    <w:p w14:paraId="1F4F477B" w14:textId="77777777" w:rsidR="007A7915" w:rsidRDefault="00000000">
      <w:pPr>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Household (yellow)</w:t>
      </w:r>
    </w:p>
    <w:p w14:paraId="1F4F477C"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bar on the timeline represents an activity's duration and time of day. Activities are arranged along the horizontal time axis, with color-coded rows for each category.</w:t>
      </w:r>
    </w:p>
    <w:p w14:paraId="1F4F477D"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Hovering over a bar reveals a tooltip with key information:</w:t>
      </w:r>
    </w:p>
    <w:p w14:paraId="1F4F477E" w14:textId="77777777" w:rsidR="007A7915" w:rsidRDefault="00000000">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name</w:t>
      </w:r>
    </w:p>
    <w:p w14:paraId="1F4F477F" w14:textId="77777777" w:rsidR="007A791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time</w:t>
      </w:r>
    </w:p>
    <w:p w14:paraId="1F4F4780" w14:textId="77777777" w:rsidR="007A7915"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Duration</w:t>
      </w:r>
    </w:p>
    <w:p w14:paraId="1F4F4781" w14:textId="77777777" w:rsidR="007A7915" w:rsidRDefault="00000000">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Intensity level (e.g., "High")</w:t>
      </w:r>
      <w:r>
        <w:rPr>
          <w:rFonts w:ascii="Times New Roman" w:eastAsia="Times New Roman" w:hAnsi="Times New Roman" w:cs="Times New Roman"/>
          <w:sz w:val="24"/>
          <w:szCs w:val="24"/>
        </w:rPr>
        <w:br/>
      </w:r>
    </w:p>
    <w:p w14:paraId="1F4F4782" w14:textId="77777777" w:rsidR="007A7915" w:rsidRDefault="00000000">
      <w:pPr>
        <w:spacing w:before="240" w:after="240"/>
        <w:rPr>
          <w:rFonts w:ascii="Times New Roman" w:eastAsia="Times New Roman" w:hAnsi="Times New Roman" w:cs="Times New Roman"/>
          <w:b/>
          <w:color w:val="000000"/>
        </w:rPr>
      </w:pPr>
      <w:r>
        <w:rPr>
          <w:rFonts w:ascii="Times New Roman" w:eastAsia="Times New Roman" w:hAnsi="Times New Roman" w:cs="Times New Roman"/>
          <w:b/>
          <w:color w:val="000000"/>
        </w:rPr>
        <w:t>How to Use:</w:t>
      </w:r>
    </w:p>
    <w:p w14:paraId="1F4F4783" w14:textId="77777777" w:rsidR="007A7915" w:rsidRDefault="00000000">
      <w:pPr>
        <w:numPr>
          <w:ilvl w:val="0"/>
          <w:numId w:val="12"/>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Scroll to the Daily Activities section within the Daily Dashboard.</w:t>
      </w:r>
    </w:p>
    <w:p w14:paraId="1F4F4784" w14:textId="77777777" w:rsidR="007A7915"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any activity bar to view full details.</w:t>
      </w:r>
    </w:p>
    <w:p w14:paraId="1F4F4785" w14:textId="77777777" w:rsidR="007A7915" w:rsidRDefault="00000000">
      <w:pPr>
        <w:numPr>
          <w:ilvl w:val="0"/>
          <w:numId w:val="12"/>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Compare activities by time, intensity, and category.</w:t>
      </w:r>
      <w:r>
        <w:rPr>
          <w:rFonts w:ascii="Times New Roman" w:eastAsia="Times New Roman" w:hAnsi="Times New Roman" w:cs="Times New Roman"/>
          <w:sz w:val="24"/>
          <w:szCs w:val="24"/>
        </w:rPr>
        <w:br/>
      </w:r>
    </w:p>
    <w:p w14:paraId="1F4F4786" w14:textId="77777777" w:rsidR="007A7915" w:rsidRDefault="00000000">
      <w:pPr>
        <w:spacing w:before="240" w:after="24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Purpose:</w:t>
      </w:r>
    </w:p>
    <w:p w14:paraId="1F4F4787"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screen allows users to reflect on their daily routine and activity patterns, recognize how different activities may affect their condition, and evaluate their overall energy balance throughout the day.</w:t>
      </w:r>
    </w:p>
    <w:p w14:paraId="1F4F4788" w14:textId="77777777" w:rsidR="007A7915" w:rsidRDefault="007A7915">
      <w:pPr>
        <w:spacing w:before="240" w:after="240"/>
        <w:jc w:val="both"/>
        <w:rPr>
          <w:rFonts w:ascii="Times New Roman" w:eastAsia="Times New Roman" w:hAnsi="Times New Roman" w:cs="Times New Roman"/>
          <w:sz w:val="24"/>
          <w:szCs w:val="24"/>
        </w:rPr>
      </w:pPr>
    </w:p>
    <w:p w14:paraId="1F4F4789" w14:textId="77777777" w:rsidR="007A7915" w:rsidRDefault="007A7915">
      <w:pPr>
        <w:spacing w:before="240" w:after="240"/>
        <w:jc w:val="both"/>
        <w:rPr>
          <w:rFonts w:ascii="Times New Roman" w:eastAsia="Times New Roman" w:hAnsi="Times New Roman" w:cs="Times New Roman"/>
          <w:sz w:val="24"/>
          <w:szCs w:val="24"/>
        </w:rPr>
      </w:pPr>
    </w:p>
    <w:p w14:paraId="1F4F478A" w14:textId="77777777" w:rsidR="007A7915"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4F48BF" wp14:editId="1F4F48C0">
            <wp:extent cx="5943600" cy="14605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1460500"/>
                    </a:xfrm>
                    <a:prstGeom prst="rect">
                      <a:avLst/>
                    </a:prstGeom>
                    <a:ln/>
                  </pic:spPr>
                </pic:pic>
              </a:graphicData>
            </a:graphic>
          </wp:inline>
        </w:drawing>
      </w:r>
    </w:p>
    <w:p w14:paraId="1F4F478B" w14:textId="77777777" w:rsidR="007A7915"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7  -Daily Activity chart</w:t>
      </w:r>
    </w:p>
    <w:p w14:paraId="1F4F478C" w14:textId="77777777" w:rsidR="007A7915" w:rsidRDefault="00000000">
      <w:pPr>
        <w:pStyle w:val="3"/>
        <w:spacing w:before="240" w:after="240"/>
        <w:jc w:val="both"/>
      </w:pPr>
      <w:bookmarkStart w:id="35" w:name="_g24cedpp1fk6" w:colFirst="0" w:colLast="0"/>
      <w:bookmarkEnd w:id="35"/>
      <w:r>
        <w:rPr>
          <w:rFonts w:ascii="Times New Roman" w:eastAsia="Times New Roman" w:hAnsi="Times New Roman" w:cs="Times New Roman"/>
          <w:b/>
          <w:color w:val="000000"/>
          <w:sz w:val="26"/>
          <w:szCs w:val="26"/>
        </w:rPr>
        <w:t>8.1.2 Maintenance Guide</w:t>
      </w:r>
    </w:p>
    <w:p w14:paraId="1F4F478D" w14:textId="77777777" w:rsidR="007A7915" w:rsidRDefault="00000000">
      <w:pPr>
        <w:spacing w:after="160" w:line="259" w:lineRule="auto"/>
        <w:jc w:val="both"/>
        <w:rPr>
          <w:rFonts w:ascii="Aptos" w:eastAsia="Aptos" w:hAnsi="Aptos" w:cs="Aptos"/>
          <w:b/>
          <w:sz w:val="26"/>
          <w:szCs w:val="26"/>
          <w:u w:val="single"/>
        </w:rPr>
      </w:pPr>
      <w:r>
        <w:rPr>
          <w:rFonts w:ascii="Times New Roman" w:eastAsia="Times New Roman" w:hAnsi="Times New Roman" w:cs="Times New Roman"/>
          <w:b/>
          <w:sz w:val="26"/>
          <w:szCs w:val="26"/>
        </w:rPr>
        <w:t>Installation:</w:t>
      </w:r>
    </w:p>
    <w:p w14:paraId="1F4F478E" w14:textId="77777777" w:rsidR="007A7915"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the following tools are installed:</w:t>
      </w:r>
    </w:p>
    <w:p w14:paraId="1F4F478F" w14:textId="77777777" w:rsidR="007A7915" w:rsidRDefault="00000000">
      <w:pPr>
        <w:numPr>
          <w:ilvl w:val="0"/>
          <w:numId w:val="1"/>
        </w:numP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Node.js – (version 16 or later).</w:t>
      </w:r>
    </w:p>
    <w:p w14:paraId="1F4F4790" w14:textId="77777777" w:rsidR="007A7915" w:rsidRDefault="00000000">
      <w:pPr>
        <w:numPr>
          <w:ilvl w:val="0"/>
          <w:numId w:val="1"/>
        </w:numP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npm (comes with Node.js).</w:t>
      </w:r>
    </w:p>
    <w:p w14:paraId="1F4F4791" w14:textId="77777777" w:rsidR="007A7915" w:rsidRDefault="00000000">
      <w:pPr>
        <w:numPr>
          <w:ilvl w:val="0"/>
          <w:numId w:val="1"/>
        </w:numP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Vercel CLI (used for local development).</w:t>
      </w:r>
    </w:p>
    <w:p w14:paraId="1F4F4792" w14:textId="77777777" w:rsidR="007A7915"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install Node.js, visit:  </w:t>
      </w:r>
    </w:p>
    <w:p w14:paraId="1F4F4793" w14:textId="77777777" w:rsidR="007A7915" w:rsidRDefault="007A7915">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hyperlink r:id="rId18">
        <w:r>
          <w:rPr>
            <w:rFonts w:ascii="Times New Roman" w:eastAsia="Times New Roman" w:hAnsi="Times New Roman" w:cs="Times New Roman"/>
            <w:sz w:val="24"/>
            <w:szCs w:val="24"/>
          </w:rPr>
          <w:t>https://nodejs.org</w:t>
        </w:r>
      </w:hyperlink>
      <w:r w:rsidR="00000000">
        <w:rPr>
          <w:rFonts w:ascii="Times New Roman" w:eastAsia="Times New Roman" w:hAnsi="Times New Roman" w:cs="Times New Roman"/>
          <w:sz w:val="24"/>
          <w:szCs w:val="24"/>
        </w:rPr>
        <w:t xml:space="preserve"> and download the LST version.</w:t>
      </w:r>
    </w:p>
    <w:p w14:paraId="1F4F4794"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To install Vercel globally, run: npm install -g vercel</w:t>
      </w:r>
    </w:p>
    <w:p w14:paraId="1F4F4795"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To install Vercel globally, run in the terminal: npm install -g vercel</w:t>
      </w:r>
    </w:p>
    <w:p w14:paraId="1F4F4796"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To confirm successful installation, run the following commands in the terminal:</w:t>
      </w:r>
    </w:p>
    <w:p w14:paraId="1F4F4797"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node -v: It should return a version like v16.x or higher.</w:t>
      </w:r>
    </w:p>
    <w:p w14:paraId="1F4F4798"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npm -v: It should return a version like 8.x or higher.</w:t>
      </w:r>
    </w:p>
    <w:p w14:paraId="1F4F4799" w14:textId="62757E26" w:rsidR="007A7915" w:rsidRPr="005774D6" w:rsidRDefault="00000000" w:rsidP="005774D6">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vercel -v: It should return the installed Vercel CLI version</w:t>
      </w:r>
      <w:r w:rsidR="005774D6">
        <w:rPr>
          <w:rFonts w:ascii="Times New Roman" w:eastAsia="Times New Roman" w:hAnsi="Times New Roman" w:cs="Times New Roman"/>
          <w:sz w:val="24"/>
          <w:szCs w:val="24"/>
        </w:rPr>
        <w:t>.</w:t>
      </w:r>
    </w:p>
    <w:p w14:paraId="0AF201BC" w14:textId="77777777" w:rsidR="005774D6" w:rsidRPr="005774D6" w:rsidRDefault="005774D6"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1F4F479A" w14:textId="77777777" w:rsidR="007A7915" w:rsidRPr="00F04A96" w:rsidRDefault="00000000">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r w:rsidRPr="00F04A96">
        <w:rPr>
          <w:rFonts w:ascii="Times New Roman" w:eastAsia="Times New Roman" w:hAnsi="Times New Roman" w:cs="Times New Roman"/>
          <w:sz w:val="24"/>
          <w:szCs w:val="24"/>
          <w:u w:val="single"/>
        </w:rPr>
        <w:lastRenderedPageBreak/>
        <w:t>Important Notes:</w:t>
      </w:r>
    </w:p>
    <w:p w14:paraId="1F4F479B"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Please use an up-to-date version of Chrome, Firefox, or Edge for best compatibility.</w:t>
      </w:r>
    </w:p>
    <w:p w14:paraId="1F4F479C"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A stable internet connection is required to ensure smooth loading of graphs.</w:t>
      </w:r>
    </w:p>
    <w:p w14:paraId="1F4F479D"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module is read-only and does not support data entry – all information is synced directly from CareHub.</w:t>
      </w:r>
    </w:p>
    <w:p w14:paraId="1F4F479E"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tool is customized specifically for Michael and is not designed for multi-user or public access.</w:t>
      </w:r>
    </w:p>
    <w:p w14:paraId="1F4F479F" w14:textId="77777777" w:rsidR="007A7915" w:rsidRPr="00F04A96"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u w:val="single"/>
        </w:rPr>
      </w:pPr>
      <w:r w:rsidRPr="00F04A96">
        <w:rPr>
          <w:rFonts w:ascii="Times New Roman" w:eastAsia="Times New Roman" w:hAnsi="Times New Roman" w:cs="Times New Roman"/>
          <w:sz w:val="24"/>
          <w:szCs w:val="24"/>
          <w:u w:val="single"/>
        </w:rPr>
        <w:t>Development Tools:</w:t>
      </w:r>
    </w:p>
    <w:p w14:paraId="1F4F47A0"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Visual Studio Code – used as the main code editor for writing and managing the project files.</w:t>
      </w:r>
    </w:p>
    <w:p w14:paraId="1F4F47A1"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React– the primary frontend library used to build the user interface and interactive components.</w:t>
      </w:r>
    </w:p>
    <w:p w14:paraId="1F4F47A2"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Tailwind CSS – a utility-first CSS framework used to design responsive and clean UI layouts.</w:t>
      </w:r>
    </w:p>
    <w:p w14:paraId="1F4F47A3"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JavaScript– the main programming language used to implement the logic and components.</w:t>
      </w:r>
    </w:p>
    <w:p w14:paraId="1F4F47A4"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Vercel CLI – used to run and test the app locally, and to optionally deploy it online.</w:t>
      </w:r>
    </w:p>
    <w:p w14:paraId="1F4F47A5"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CSV File – used as the format for importing and analyzing patient data.</w:t>
      </w:r>
    </w:p>
    <w:p w14:paraId="1F4F47A6"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Node.js + npm – used to manage dependencies and scripts for running the app locally.</w:t>
      </w:r>
    </w:p>
    <w:p w14:paraId="1F4F47A7" w14:textId="77777777" w:rsidR="007A7915" w:rsidRPr="00F04A96" w:rsidRDefault="00000000">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r w:rsidRPr="00F04A96">
        <w:rPr>
          <w:rFonts w:ascii="Times New Roman" w:eastAsia="Times New Roman" w:hAnsi="Times New Roman" w:cs="Times New Roman"/>
          <w:sz w:val="24"/>
          <w:szCs w:val="24"/>
          <w:u w:val="single"/>
        </w:rPr>
        <w:t>Running Instructions:</w:t>
      </w:r>
    </w:p>
    <w:p w14:paraId="1F4F47A8"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Steps to Run the Application Locally:</w:t>
      </w:r>
    </w:p>
    <w:p w14:paraId="1F4F47A9"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Open the Terminal in Visual Studio Code:</w:t>
      </w:r>
    </w:p>
    <w:p w14:paraId="1F4F47AA"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Launch Visual Studio Code.</w:t>
      </w:r>
    </w:p>
    <w:p w14:paraId="1F4F47AB"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Open the project folder "FinalProject_Parkinson-s_Visualizaton" in VS Code.</w:t>
      </w:r>
    </w:p>
    <w:p w14:paraId="1F4F47AC" w14:textId="77777777"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Access the terminal by clicking on Terminal &gt; New Terminal in the top menu or by pressing Ctrl + ~ (Windows/Linux) or Cmd + ~ (Mac).</w:t>
      </w:r>
    </w:p>
    <w:p w14:paraId="1F4F47AD" w14:textId="35E8271D"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Make sure you're in the root directory of the project:</w:t>
      </w:r>
    </w:p>
    <w:p w14:paraId="1F4F47AE" w14:textId="263162D9" w:rsidR="007A7915" w:rsidRDefault="005774D6">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noProof/>
        </w:rPr>
        <w:drawing>
          <wp:anchor distT="0" distB="0" distL="114300" distR="114300" simplePos="0" relativeHeight="251659264" behindDoc="0" locked="0" layoutInCell="1" hidden="0" allowOverlap="1" wp14:anchorId="1F4F48C1" wp14:editId="61B03AA6">
            <wp:simplePos x="0" y="0"/>
            <wp:positionH relativeFrom="column">
              <wp:posOffset>450215</wp:posOffset>
            </wp:positionH>
            <wp:positionV relativeFrom="paragraph">
              <wp:posOffset>71755</wp:posOffset>
            </wp:positionV>
            <wp:extent cx="4403725" cy="212090"/>
            <wp:effectExtent l="0" t="0" r="0" b="0"/>
            <wp:wrapNone/>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403725" cy="212090"/>
                    </a:xfrm>
                    <a:prstGeom prst="rect">
                      <a:avLst/>
                    </a:prstGeom>
                    <a:ln/>
                  </pic:spPr>
                </pic:pic>
              </a:graphicData>
            </a:graphic>
          </wp:anchor>
        </w:drawing>
      </w:r>
    </w:p>
    <w:p w14:paraId="1F4F47AF" w14:textId="37E9BAFA" w:rsidR="007A7915" w:rsidRPr="00F04A96" w:rsidRDefault="00000000">
      <w:pPr>
        <w:pBdr>
          <w:top w:val="nil"/>
          <w:left w:val="nil"/>
          <w:bottom w:val="nil"/>
          <w:right w:val="nil"/>
          <w:between w:val="nil"/>
        </w:pBdr>
        <w:spacing w:after="160" w:line="259" w:lineRule="auto"/>
        <w:jc w:val="both"/>
        <w:rPr>
          <w:rFonts w:ascii="Times New Roman" w:eastAsia="Times New Roman" w:hAnsi="Times New Roman" w:cs="Times New Roman"/>
          <w:sz w:val="24"/>
          <w:szCs w:val="24"/>
          <w:u w:val="single"/>
        </w:rPr>
      </w:pPr>
      <w:r w:rsidRPr="00F04A96">
        <w:rPr>
          <w:rFonts w:ascii="Times New Roman" w:eastAsia="Times New Roman" w:hAnsi="Times New Roman" w:cs="Times New Roman"/>
          <w:sz w:val="24"/>
          <w:szCs w:val="24"/>
          <w:u w:val="single"/>
        </w:rPr>
        <w:t>Install Dependencies:</w:t>
      </w:r>
    </w:p>
    <w:p w14:paraId="1F4F47B0" w14:textId="40E12679" w:rsidR="007A7915" w:rsidRDefault="005774D6">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noProof/>
        </w:rPr>
        <w:drawing>
          <wp:anchor distT="0" distB="0" distL="114300" distR="114300" simplePos="0" relativeHeight="251660288" behindDoc="0" locked="0" layoutInCell="1" hidden="0" allowOverlap="1" wp14:anchorId="1F4F48C3" wp14:editId="6320FD8B">
            <wp:simplePos x="0" y="0"/>
            <wp:positionH relativeFrom="column">
              <wp:posOffset>5226050</wp:posOffset>
            </wp:positionH>
            <wp:positionV relativeFrom="paragraph">
              <wp:posOffset>10160</wp:posOffset>
            </wp:positionV>
            <wp:extent cx="819302" cy="213019"/>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819302" cy="213019"/>
                    </a:xfrm>
                    <a:prstGeom prst="rect">
                      <a:avLst/>
                    </a:prstGeom>
                    <a:ln/>
                  </pic:spPr>
                </pic:pic>
              </a:graphicData>
            </a:graphic>
          </wp:anchor>
        </w:drawing>
      </w:r>
      <w:r w:rsidR="00000000">
        <w:rPr>
          <w:rFonts w:ascii="Times New Roman" w:eastAsia="Times New Roman" w:hAnsi="Times New Roman" w:cs="Times New Roman"/>
          <w:sz w:val="24"/>
          <w:szCs w:val="24"/>
        </w:rPr>
        <w:t xml:space="preserve">In the terminal, run the following command to install all necessary packages: </w:t>
      </w:r>
    </w:p>
    <w:p w14:paraId="1F4F47B1" w14:textId="3E359A15" w:rsidR="007A7915" w:rsidRDefault="005774D6">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noProof/>
        </w:rPr>
        <w:lastRenderedPageBreak/>
        <w:drawing>
          <wp:anchor distT="0" distB="0" distL="114300" distR="114300" simplePos="0" relativeHeight="251661312" behindDoc="0" locked="0" layoutInCell="1" hidden="0" allowOverlap="1" wp14:anchorId="1F4F48C5" wp14:editId="6F5DA0CA">
            <wp:simplePos x="0" y="0"/>
            <wp:positionH relativeFrom="column">
              <wp:posOffset>1332230</wp:posOffset>
            </wp:positionH>
            <wp:positionV relativeFrom="paragraph">
              <wp:posOffset>200660</wp:posOffset>
            </wp:positionV>
            <wp:extent cx="767715" cy="201930"/>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767715" cy="201930"/>
                    </a:xfrm>
                    <a:prstGeom prst="rect">
                      <a:avLst/>
                    </a:prstGeom>
                    <a:ln/>
                  </pic:spPr>
                </pic:pic>
              </a:graphicData>
            </a:graphic>
          </wp:anchor>
        </w:drawing>
      </w:r>
      <w:r w:rsidR="00000000">
        <w:rPr>
          <w:rFonts w:ascii="Times New Roman" w:eastAsia="Times New Roman" w:hAnsi="Times New Roman" w:cs="Times New Roman"/>
          <w:sz w:val="24"/>
          <w:szCs w:val="24"/>
        </w:rPr>
        <w:t xml:space="preserve">Once all dependencies are installed, run the following command to launch the app locally using Vercel: </w:t>
      </w:r>
    </w:p>
    <w:p w14:paraId="1F4F47B2" w14:textId="4FD0A3B5"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After running the above command, the terminal will display a local URL (usually something like http://localhost:3000).</w:t>
      </w:r>
    </w:p>
    <w:p w14:paraId="1F4F47B3" w14:textId="2799C07F" w:rsidR="007A7915" w:rsidRDefault="00000000">
      <w:pPr>
        <w:numPr>
          <w:ilvl w:val="0"/>
          <w:numId w:val="1"/>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Open this URL in your browser to view the application</w:t>
      </w:r>
    </w:p>
    <w:p w14:paraId="1F4F47B4" w14:textId="01EABD84" w:rsidR="007A7915" w:rsidRPr="00F04A96" w:rsidRDefault="00000000" w:rsidP="00F04A96">
      <w:pPr>
        <w:pBdr>
          <w:top w:val="nil"/>
          <w:left w:val="nil"/>
          <w:bottom w:val="nil"/>
          <w:right w:val="nil"/>
          <w:between w:val="nil"/>
        </w:pBdr>
        <w:spacing w:after="160" w:line="259" w:lineRule="auto"/>
        <w:ind w:left="360"/>
        <w:jc w:val="both"/>
        <w:rPr>
          <w:rFonts w:ascii="Noto Sans Symbols" w:eastAsia="Noto Sans Symbols" w:hAnsi="Noto Sans Symbols" w:cs="Noto Sans Symbols"/>
          <w:sz w:val="20"/>
          <w:szCs w:val="20"/>
          <w:u w:val="single"/>
        </w:rPr>
      </w:pPr>
      <w:r w:rsidRPr="00F04A96">
        <w:rPr>
          <w:rFonts w:ascii="Times New Roman" w:eastAsia="Times New Roman" w:hAnsi="Times New Roman" w:cs="Times New Roman"/>
          <w:sz w:val="24"/>
          <w:szCs w:val="24"/>
          <w:u w:val="single"/>
        </w:rPr>
        <w:t>Project Folder Structure:</w:t>
      </w:r>
    </w:p>
    <w:p w14:paraId="1A8CE816" w14:textId="2964FDAF" w:rsidR="005774D6" w:rsidRDefault="005774D6"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noProof/>
        </w:rPr>
        <w:drawing>
          <wp:anchor distT="0" distB="0" distL="114300" distR="114300" simplePos="0" relativeHeight="251662336" behindDoc="0" locked="0" layoutInCell="1" hidden="0" allowOverlap="1" wp14:anchorId="1F4F48C7" wp14:editId="27E54FC7">
            <wp:simplePos x="0" y="0"/>
            <wp:positionH relativeFrom="column">
              <wp:posOffset>209550</wp:posOffset>
            </wp:positionH>
            <wp:positionV relativeFrom="paragraph">
              <wp:posOffset>12065</wp:posOffset>
            </wp:positionV>
            <wp:extent cx="1562100" cy="3992880"/>
            <wp:effectExtent l="0" t="0" r="0" b="0"/>
            <wp:wrapNone/>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1562100" cy="3992880"/>
                    </a:xfrm>
                    <a:prstGeom prst="rect">
                      <a:avLst/>
                    </a:prstGeom>
                    <a:ln/>
                  </pic:spPr>
                </pic:pic>
              </a:graphicData>
            </a:graphic>
          </wp:anchor>
        </w:drawing>
      </w:r>
    </w:p>
    <w:p w14:paraId="7401B67A" w14:textId="77777777" w:rsidR="005774D6" w:rsidRDefault="005774D6"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68970F65" w14:textId="77777777" w:rsidR="005774D6" w:rsidRDefault="005774D6"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70B1DFD3" w14:textId="77777777" w:rsidR="005774D6" w:rsidRDefault="005774D6"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5C1EFEB8" w14:textId="77777777" w:rsidR="005774D6" w:rsidRDefault="005774D6"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01196547" w14:textId="77777777" w:rsidR="005774D6" w:rsidRDefault="005774D6"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7B6AB027" w14:textId="77777777" w:rsidR="005774D6" w:rsidRDefault="005774D6"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7E2066F7" w14:textId="77777777" w:rsidR="005774D6" w:rsidRDefault="005774D6"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19D6A038" w14:textId="77777777" w:rsidR="005774D6" w:rsidRDefault="005774D6"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1F4F47B5" w14:textId="355E8710" w:rsidR="007A7915" w:rsidRDefault="007A7915" w:rsidP="005774D6">
      <w:pPr>
        <w:pBdr>
          <w:top w:val="nil"/>
          <w:left w:val="nil"/>
          <w:bottom w:val="nil"/>
          <w:right w:val="nil"/>
          <w:between w:val="nil"/>
        </w:pBdr>
        <w:spacing w:after="160" w:line="259" w:lineRule="auto"/>
        <w:ind w:left="720"/>
        <w:jc w:val="both"/>
        <w:rPr>
          <w:rFonts w:ascii="Noto Sans Symbols" w:eastAsia="Noto Sans Symbols" w:hAnsi="Noto Sans Symbols" w:cs="Noto Sans Symbols"/>
          <w:sz w:val="20"/>
          <w:szCs w:val="20"/>
        </w:rPr>
      </w:pPr>
    </w:p>
    <w:p w14:paraId="1F4F47BD" w14:textId="77777777" w:rsidR="007A7915" w:rsidRDefault="007A7915" w:rsidP="005774D6">
      <w:pPr>
        <w:pBdr>
          <w:top w:val="nil"/>
          <w:left w:val="nil"/>
          <w:bottom w:val="nil"/>
          <w:right w:val="nil"/>
          <w:between w:val="nil"/>
        </w:pBdr>
        <w:spacing w:after="160" w:line="259" w:lineRule="auto"/>
        <w:ind w:left="720"/>
        <w:jc w:val="both"/>
        <w:rPr>
          <w:rFonts w:ascii="Noto Sans Symbols" w:eastAsia="Noto Sans Symbols" w:hAnsi="Noto Sans Symbols" w:cs="Noto Sans Symbols"/>
          <w:sz w:val="20"/>
          <w:szCs w:val="20"/>
        </w:rPr>
      </w:pPr>
    </w:p>
    <w:p w14:paraId="1F4F47BE" w14:textId="77777777" w:rsidR="007A7915"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The project is organized into four main directories: public, src, api, and lib. </w:t>
      </w:r>
    </w:p>
    <w:p w14:paraId="1F4F47BF" w14:textId="77777777" w:rsidR="007A7915"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The public folder contains static files and data resources. Inside public/data, there is a single file: daily_data.csv, which contains the patient's daily records. </w:t>
      </w:r>
    </w:p>
    <w:p w14:paraId="1F4F47C0" w14:textId="77777777" w:rsidR="007A7915"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src folder contains the core source code of the application. Under src/components, you'll find the reusable UI components.</w:t>
      </w:r>
    </w:p>
    <w:p w14:paraId="1F4F47C1" w14:textId="77777777" w:rsidR="007A7915"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api folder contains three serverless API routes that communicate with the MongoDB database. These routes are used to retrieve data for specific use cases in the application.</w:t>
      </w:r>
    </w:p>
    <w:p w14:paraId="3874C5DE" w14:textId="77777777" w:rsidR="005774D6"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lib folder contains helper modules for backend functionality.</w:t>
      </w:r>
    </w:p>
    <w:p w14:paraId="1F4F47C3" w14:textId="49540C9D" w:rsidR="007A7915"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src/components/HeatmapCalendar folder contains the logic and rendering for the interactive calendar heatmap, which allows users to select and view data by date.</w:t>
      </w:r>
    </w:p>
    <w:p w14:paraId="1F4F47C4" w14:textId="77777777" w:rsidR="007A7915"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lastRenderedPageBreak/>
        <w:t>The files src/components/NavBar.js and NavBar.css define the top navigation bar.</w:t>
      </w:r>
    </w:p>
    <w:p w14:paraId="1F4F47C5" w14:textId="77777777" w:rsidR="007A7915"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files src/components/Dashboard.js and Dashboard.css handle the main dashboard screen shown after selecting a day.</w:t>
      </w:r>
    </w:p>
    <w:p w14:paraId="1F4F47C6" w14:textId="77777777" w:rsidR="007A7915"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The src/assets folder contains all the icons and images used throughout the dashboard. </w:t>
      </w:r>
    </w:p>
    <w:p w14:paraId="65A3F73F" w14:textId="77777777" w:rsidR="005774D6"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src/components/Graph folder contains four subfolders, each dedicated to a specific chart:</w:t>
      </w:r>
    </w:p>
    <w:p w14:paraId="1F4F47C8" w14:textId="799509C0" w:rsidR="007A7915" w:rsidRPr="005774D6" w:rsidRDefault="00000000" w:rsidP="005774D6">
      <w:pPr>
        <w:pStyle w:val="ad"/>
        <w:numPr>
          <w:ilvl w:val="0"/>
          <w:numId w:val="17"/>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rPr>
        <w:t xml:space="preserve">DailyAnalysisGraph. </w:t>
      </w:r>
    </w:p>
    <w:p w14:paraId="1F4F47C9" w14:textId="77777777" w:rsidR="007A7915" w:rsidRPr="005774D6" w:rsidRDefault="00000000" w:rsidP="005774D6">
      <w:pPr>
        <w:pStyle w:val="ad"/>
        <w:numPr>
          <w:ilvl w:val="0"/>
          <w:numId w:val="17"/>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rPr>
        <w:t>MedicationChart.</w:t>
      </w:r>
    </w:p>
    <w:p w14:paraId="1F4F47CA" w14:textId="77777777" w:rsidR="007A7915" w:rsidRPr="005774D6" w:rsidRDefault="00000000" w:rsidP="005774D6">
      <w:pPr>
        <w:pStyle w:val="ad"/>
        <w:numPr>
          <w:ilvl w:val="0"/>
          <w:numId w:val="17"/>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rPr>
        <w:t>ProteinChart.</w:t>
      </w:r>
    </w:p>
    <w:p w14:paraId="1F4F47CB" w14:textId="77777777" w:rsidR="007A7915" w:rsidRPr="005774D6" w:rsidRDefault="00000000" w:rsidP="005774D6">
      <w:pPr>
        <w:pStyle w:val="ad"/>
        <w:numPr>
          <w:ilvl w:val="0"/>
          <w:numId w:val="17"/>
        </w:num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rPr>
        <w:t>ActivitySummaryGraph.</w:t>
      </w:r>
    </w:p>
    <w:p w14:paraId="1F4F47CC" w14:textId="77777777" w:rsidR="007A7915"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The src/utils folder contains the loadCSV.js file, which is responsible for loading  the CSV data used by the dashboard and heatmap calendar components. </w:t>
      </w:r>
    </w:p>
    <w:p w14:paraId="1F4F47CD" w14:textId="77777777" w:rsidR="007A7915"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App.js: </w:t>
      </w:r>
    </w:p>
    <w:p w14:paraId="1F4F47CE" w14:textId="77777777" w:rsidR="007A7915" w:rsidRPr="005774D6"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rPr>
        <w:t>This is the main entry point of the application. It handles the routing between the two main views: the Heatmap Calendar and the Dashboard. Upon mounting, it loads user data from a CSV file (daily_data.csv) using the loadCSVData utility function. The data is then preprocessed to normalize date formats and extract relevant state values (mood, Parkinson’s state, physical difficulty) based on the Type field. The cleaned data is passed down as props to the respective components via React Router.</w:t>
      </w:r>
    </w:p>
    <w:p w14:paraId="1F4F47CF" w14:textId="77777777" w:rsidR="007A7915" w:rsidRPr="005774D6"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b/>
          <w:bCs/>
          <w:sz w:val="20"/>
          <w:szCs w:val="20"/>
          <w:u w:val="single"/>
        </w:rPr>
      </w:pPr>
      <w:r w:rsidRPr="005774D6">
        <w:rPr>
          <w:rFonts w:ascii="Times New Roman" w:eastAsia="Times New Roman" w:hAnsi="Times New Roman" w:cs="Times New Roman"/>
          <w:b/>
          <w:bCs/>
          <w:sz w:val="24"/>
          <w:szCs w:val="24"/>
          <w:u w:val="single"/>
        </w:rPr>
        <w:t>HeatmapCalendar Folder:</w:t>
      </w:r>
    </w:p>
    <w:p w14:paraId="1F4F47D0" w14:textId="2AE492A5" w:rsidR="007A7915" w:rsidRPr="005774D6" w:rsidRDefault="007A7915"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u w:val="single"/>
        </w:rPr>
        <w:t>HeatmapCalendar.js</w:t>
      </w:r>
      <w:r w:rsidR="00000000" w:rsidRPr="005774D6">
        <w:rPr>
          <w:rFonts w:ascii="Times New Roman" w:eastAsia="Times New Roman" w:hAnsi="Times New Roman" w:cs="Times New Roman"/>
          <w:sz w:val="24"/>
          <w:szCs w:val="24"/>
        </w:rPr>
        <w:t>:</w:t>
      </w:r>
    </w:p>
    <w:p w14:paraId="1F4F47D1" w14:textId="77777777" w:rsidR="007A7915" w:rsidRPr="005774D6"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rPr>
        <w:t>This component displays a monthly heatmap calendar where each day is divided into three triangles representing My Mood, Parkinson’s State, and Physical Difficulty. For each day, the average score is calculated separately for each of the three types based on the user's entries. The component manages the selected month and year, handles missing or future data, and controls the display of messages and modals.</w:t>
      </w:r>
    </w:p>
    <w:p w14:paraId="1F4F47D2" w14:textId="21EB3FD6" w:rsidR="007A7915" w:rsidRPr="005774D6" w:rsidRDefault="007A7915"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u w:val="single"/>
        </w:rPr>
        <w:t>CalendarGrid.js</w:t>
      </w:r>
      <w:r w:rsidR="00000000" w:rsidRPr="005774D6">
        <w:rPr>
          <w:rFonts w:ascii="Times New Roman" w:eastAsia="Times New Roman" w:hAnsi="Times New Roman" w:cs="Times New Roman"/>
          <w:sz w:val="24"/>
          <w:szCs w:val="24"/>
        </w:rPr>
        <w:t>:</w:t>
      </w:r>
    </w:p>
    <w:p w14:paraId="1F4F47D3" w14:textId="77777777" w:rsidR="007A7915" w:rsidRPr="005774D6"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rPr>
        <w:t>This component generates the monthly grid of days in the heatmap calendar. Each day is displayed as a clickable square containing a triangle-based visualization of the daily averages. If a day has no data or is in the future, a modal message is triggered instead of navigation. Clicking a valid day redirects the user to the detailed dashboard view for that date.</w:t>
      </w:r>
    </w:p>
    <w:p w14:paraId="1F4F47D4" w14:textId="77777777" w:rsidR="007A7915" w:rsidRPr="005774D6" w:rsidRDefault="007A7915"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hyperlink r:id="rId23">
        <w:r w:rsidRPr="005774D6">
          <w:rPr>
            <w:rFonts w:ascii="Times New Roman" w:eastAsia="Times New Roman" w:hAnsi="Times New Roman" w:cs="Times New Roman"/>
            <w:sz w:val="24"/>
            <w:szCs w:val="24"/>
            <w:u w:val="single"/>
          </w:rPr>
          <w:t>CalendarHeader.js</w:t>
        </w:r>
      </w:hyperlink>
      <w:r w:rsidR="00000000" w:rsidRPr="005774D6">
        <w:rPr>
          <w:rFonts w:ascii="Times New Roman" w:eastAsia="Times New Roman" w:hAnsi="Times New Roman" w:cs="Times New Roman"/>
          <w:sz w:val="24"/>
          <w:szCs w:val="24"/>
        </w:rPr>
        <w:t>:</w:t>
      </w:r>
    </w:p>
    <w:p w14:paraId="1F4F47D5" w14:textId="77777777" w:rsidR="007A7915" w:rsidRPr="005774D6"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rPr>
        <w:t>This component renders the weekday headers (Sunday to Saturday) at the top of the heatmap calendar grid. It helps structure the calendar layout for visual clarity.</w:t>
      </w:r>
    </w:p>
    <w:p w14:paraId="14CA068E" w14:textId="77777777" w:rsidR="005774D6" w:rsidRPr="005774D6" w:rsidRDefault="005774D6"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1F4F47D6" w14:textId="14E50094" w:rsidR="007A7915" w:rsidRPr="005774D6" w:rsidRDefault="007A7915"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u w:val="single"/>
        </w:rPr>
        <w:lastRenderedPageBreak/>
        <w:t>FutureDateModal.js</w:t>
      </w:r>
      <w:r w:rsidR="00000000" w:rsidRPr="005774D6">
        <w:rPr>
          <w:rFonts w:ascii="Times New Roman" w:eastAsia="Times New Roman" w:hAnsi="Times New Roman" w:cs="Times New Roman"/>
          <w:sz w:val="24"/>
          <w:szCs w:val="24"/>
        </w:rPr>
        <w:t>:</w:t>
      </w:r>
    </w:p>
    <w:p w14:paraId="1F4F47D7" w14:textId="77777777" w:rsidR="007A7915" w:rsidRPr="005774D6"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rPr>
        <w:t>This component displays a modal when the user clicks on a future date in the heatmap calendar. It informs the user that the selected date hasn't occurred yet and prompts them to choose a past or current date instead.</w:t>
      </w:r>
    </w:p>
    <w:p w14:paraId="1F4F47D8" w14:textId="2B90E9A1" w:rsidR="007A7915" w:rsidRPr="005774D6" w:rsidRDefault="007A7915"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u w:val="single"/>
        </w:rPr>
        <w:t>NoDataMessage.js</w:t>
      </w:r>
      <w:r w:rsidR="00000000" w:rsidRPr="005774D6">
        <w:rPr>
          <w:rFonts w:ascii="Times New Roman" w:eastAsia="Times New Roman" w:hAnsi="Times New Roman" w:cs="Times New Roman"/>
          <w:sz w:val="24"/>
          <w:szCs w:val="24"/>
        </w:rPr>
        <w:t>:</w:t>
      </w:r>
    </w:p>
    <w:p w14:paraId="1F4F47D9" w14:textId="77777777" w:rsidR="007A7915" w:rsidRPr="005774D6"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rPr>
        <w:t>This component displays a short message when there is no data available for the selected month. It appears above the calendar and prompts the user to choose a different month.</w:t>
      </w:r>
    </w:p>
    <w:p w14:paraId="1F4F47DA" w14:textId="0F304F19" w:rsidR="007A7915" w:rsidRPr="005774D6" w:rsidRDefault="007A7915"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u w:val="single"/>
        </w:rPr>
        <w:t>NoDataModal.js</w:t>
      </w:r>
      <w:r w:rsidR="00000000" w:rsidRPr="005774D6">
        <w:rPr>
          <w:rFonts w:ascii="Times New Roman" w:eastAsia="Times New Roman" w:hAnsi="Times New Roman" w:cs="Times New Roman"/>
          <w:sz w:val="24"/>
          <w:szCs w:val="24"/>
        </w:rPr>
        <w:t>:</w:t>
      </w:r>
    </w:p>
    <w:p w14:paraId="1F4F47DB" w14:textId="77777777" w:rsidR="007A7915" w:rsidRPr="005774D6"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rPr>
        <w:t>This component shows a modal when the user clicks on a day that has no recorded data. It displays the selected date and asks the user to choose a different day with available data.</w:t>
      </w:r>
    </w:p>
    <w:p w14:paraId="1F4F47DC" w14:textId="3F28C4ED" w:rsidR="007A7915" w:rsidRPr="005774D6" w:rsidRDefault="007A7915"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u w:val="single"/>
        </w:rPr>
        <w:t>HeatmapCalendarHeader.js</w:t>
      </w:r>
      <w:r w:rsidR="00000000" w:rsidRPr="005774D6">
        <w:rPr>
          <w:rFonts w:ascii="Times New Roman" w:eastAsia="Times New Roman" w:hAnsi="Times New Roman" w:cs="Times New Roman"/>
          <w:sz w:val="24"/>
          <w:szCs w:val="24"/>
        </w:rPr>
        <w:t>:</w:t>
      </w:r>
    </w:p>
    <w:p w14:paraId="1F4F47DD" w14:textId="77777777" w:rsidR="007A7915"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the header section of the heatmap calendar. It shows a personalized welcome message, a short instruction, and a picker for selecting month and year.</w:t>
      </w:r>
    </w:p>
    <w:p w14:paraId="1F4F47DE" w14:textId="200E139B" w:rsidR="007A7915" w:rsidRPr="005774D6" w:rsidRDefault="007A7915"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u w:val="single"/>
        </w:rPr>
        <w:t>HeatmapCalendarFooter.js</w:t>
      </w:r>
      <w:r w:rsidR="00000000" w:rsidRPr="005774D6">
        <w:rPr>
          <w:rFonts w:ascii="Times New Roman" w:eastAsia="Times New Roman" w:hAnsi="Times New Roman" w:cs="Times New Roman"/>
          <w:sz w:val="24"/>
          <w:szCs w:val="24"/>
        </w:rPr>
        <w:t>:</w:t>
      </w:r>
    </w:p>
    <w:p w14:paraId="1F4F47DF" w14:textId="77777777" w:rsidR="007A7915" w:rsidRDefault="00000000"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a simple footer at the bottom of the heatmap calendar page, displaying the current year and a copyright.</w:t>
      </w:r>
    </w:p>
    <w:p w14:paraId="1F4F47E0" w14:textId="35964096" w:rsidR="007A7915" w:rsidRPr="005774D6" w:rsidRDefault="007A7915" w:rsidP="005774D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5774D6">
        <w:rPr>
          <w:rFonts w:ascii="Times New Roman" w:eastAsia="Times New Roman" w:hAnsi="Times New Roman" w:cs="Times New Roman"/>
          <w:sz w:val="24"/>
          <w:szCs w:val="24"/>
          <w:u w:val="single"/>
        </w:rPr>
        <w:t>MonthYearPicker.js</w:t>
      </w:r>
      <w:r w:rsidR="00000000" w:rsidRPr="005774D6">
        <w:rPr>
          <w:rFonts w:ascii="Times New Roman" w:eastAsia="Times New Roman" w:hAnsi="Times New Roman" w:cs="Times New Roman"/>
          <w:sz w:val="24"/>
          <w:szCs w:val="24"/>
        </w:rPr>
        <w:t>:</w:t>
      </w:r>
    </w:p>
    <w:p w14:paraId="1F4F47E1"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provides a date picker for selecting the month and year of the heatmap calendar. It uses a styled version of the react-datepicker library, limited to past and current dates only.</w:t>
      </w:r>
    </w:p>
    <w:p w14:paraId="1F4F47E2" w14:textId="2BB2367C"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ModalsContainer.js</w:t>
      </w:r>
      <w:r w:rsidR="00000000" w:rsidRPr="003E16F6">
        <w:rPr>
          <w:rFonts w:ascii="Times New Roman" w:eastAsia="Times New Roman" w:hAnsi="Times New Roman" w:cs="Times New Roman"/>
          <w:sz w:val="24"/>
          <w:szCs w:val="24"/>
        </w:rPr>
        <w:t>:</w:t>
      </w:r>
    </w:p>
    <w:p w14:paraId="1F4F47E3"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manages the conditional display of modal dialogs. It renders a message when the user clicks on either a future date or a day without data, based on the relevant state flags.</w:t>
      </w:r>
    </w:p>
    <w:p w14:paraId="1F4F47E4" w14:textId="452688D0"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NavBarHeatMap.js</w:t>
      </w:r>
      <w:r w:rsidR="00000000" w:rsidRPr="003E16F6">
        <w:rPr>
          <w:rFonts w:ascii="Times New Roman" w:eastAsia="Times New Roman" w:hAnsi="Times New Roman" w:cs="Times New Roman"/>
          <w:sz w:val="24"/>
          <w:szCs w:val="24"/>
        </w:rPr>
        <w:t>:</w:t>
      </w:r>
    </w:p>
    <w:p w14:paraId="1F4F47E5"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simple navigation bar at the top of the heatmap calendar page. It contains a title and helps provide visual structure to the layout.</w:t>
      </w:r>
    </w:p>
    <w:p w14:paraId="1F4F47E6" w14:textId="3EE27929"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HeatmapLegend.js</w:t>
      </w:r>
      <w:r w:rsidR="00000000" w:rsidRPr="003E16F6">
        <w:rPr>
          <w:rFonts w:ascii="Times New Roman" w:eastAsia="Times New Roman" w:hAnsi="Times New Roman" w:cs="Times New Roman"/>
          <w:sz w:val="24"/>
          <w:szCs w:val="24"/>
        </w:rPr>
        <w:t>:</w:t>
      </w:r>
    </w:p>
    <w:p w14:paraId="1F4F47E7"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vertical color scale that explains the meaning of the heatmap colors, from 1 (best) to 5 (worst). It also includes a note indicating that gray represents missing data.</w:t>
      </w:r>
    </w:p>
    <w:p w14:paraId="1F4F47E8" w14:textId="059A0C03"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LegendSampleBox.js</w:t>
      </w:r>
      <w:r w:rsidR="00000000" w:rsidRPr="003E16F6">
        <w:rPr>
          <w:rFonts w:ascii="Times New Roman" w:eastAsia="Times New Roman" w:hAnsi="Times New Roman" w:cs="Times New Roman"/>
          <w:sz w:val="24"/>
          <w:szCs w:val="24"/>
        </w:rPr>
        <w:t>:</w:t>
      </w:r>
    </w:p>
    <w:p w14:paraId="1F4F47E9"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small sample square that visually explains how each triangle in a heatmap cell represents a different category: Parkinson, Physical, and Mood. It uses an SVG graphic with labels to illustrate the layout clearly.</w:t>
      </w:r>
    </w:p>
    <w:p w14:paraId="1F4F47EA" w14:textId="06851E53"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lastRenderedPageBreak/>
        <w:t>TriangularHeatmapCell.js</w:t>
      </w:r>
      <w:r w:rsidR="00000000" w:rsidRPr="003E16F6">
        <w:rPr>
          <w:rFonts w:ascii="Times New Roman" w:eastAsia="Times New Roman" w:hAnsi="Times New Roman" w:cs="Times New Roman"/>
          <w:sz w:val="24"/>
          <w:szCs w:val="24"/>
        </w:rPr>
        <w:t>:</w:t>
      </w:r>
    </w:p>
    <w:p w14:paraId="1F4F47EB"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a single day in the heatmap calendar as a square divided into three colored triangles, each representing a different state: Parkinson State, Physical Difficulty, and My Mood. On hover, it shows a tooltip with the exact values. The triangle colors are dynamically set based on the provided data.</w:t>
      </w:r>
    </w:p>
    <w:p w14:paraId="1F4F47EC" w14:textId="62717718"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useHeatmapCalendarState.js</w:t>
      </w:r>
      <w:r w:rsidR="00000000" w:rsidRPr="003E16F6">
        <w:rPr>
          <w:rFonts w:ascii="Times New Roman" w:eastAsia="Times New Roman" w:hAnsi="Times New Roman" w:cs="Times New Roman"/>
          <w:sz w:val="24"/>
          <w:szCs w:val="24"/>
        </w:rPr>
        <w:t>:</w:t>
      </w:r>
    </w:p>
    <w:p w14:paraId="1F4F47ED"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custom React hook manages the state and logic for the heatmap calendar. It tracks the selected month and year, handles modal visibility for future dates and missing data, and calculates daily average scores for mood, Parkinson’s state, and physical difficulty. The data is automatically grouped and averaged by date, and the selected month is persisted using localStorage.</w:t>
      </w:r>
    </w:p>
    <w:p w14:paraId="1F4F47EE" w14:textId="3CBB4395"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b/>
          <w:bCs/>
          <w:sz w:val="20"/>
          <w:szCs w:val="20"/>
        </w:rPr>
      </w:pPr>
      <w:r w:rsidRPr="003E16F6">
        <w:rPr>
          <w:rFonts w:ascii="Times New Roman" w:eastAsia="Times New Roman" w:hAnsi="Times New Roman" w:cs="Times New Roman"/>
          <w:b/>
          <w:bCs/>
          <w:sz w:val="24"/>
          <w:szCs w:val="24"/>
          <w:u w:val="single"/>
        </w:rPr>
        <w:t>Dashboard.js</w:t>
      </w:r>
      <w:r w:rsidR="00000000" w:rsidRPr="003E16F6">
        <w:rPr>
          <w:rFonts w:ascii="Times New Roman" w:eastAsia="Times New Roman" w:hAnsi="Times New Roman" w:cs="Times New Roman"/>
          <w:b/>
          <w:bCs/>
          <w:sz w:val="24"/>
          <w:szCs w:val="24"/>
        </w:rPr>
        <w:t>:</w:t>
      </w:r>
    </w:p>
    <w:p w14:paraId="1F4F47EF"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the main dashboard view for a selected date. It renders four graphs: DailyAnalysisGraph, MedicationChart, ProteinChart, and ActivitySummaryGraph. It receives data entries and the selected date from the URL, and it updates localStorage to preserve the last viewed month.</w:t>
      </w:r>
    </w:p>
    <w:p w14:paraId="1F4F47F0" w14:textId="715A0C2D"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NavBar.js</w:t>
      </w:r>
      <w:r w:rsidR="00000000" w:rsidRPr="003E16F6">
        <w:rPr>
          <w:rFonts w:ascii="Times New Roman" w:eastAsia="Times New Roman" w:hAnsi="Times New Roman" w:cs="Times New Roman"/>
          <w:sz w:val="24"/>
          <w:szCs w:val="24"/>
        </w:rPr>
        <w:t>:</w:t>
      </w:r>
    </w:p>
    <w:p w14:paraId="1F4F47F1"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the top navigation bar for the dashboard. It includes a logo, a button to return to the heatmap (while preserving the selected month), and four scrollable section buttons.</w:t>
      </w:r>
    </w:p>
    <w:p w14:paraId="1F4F47F2" w14:textId="77777777" w:rsidR="007A7915" w:rsidRPr="003E16F6"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b/>
          <w:bCs/>
          <w:sz w:val="20"/>
          <w:szCs w:val="20"/>
        </w:rPr>
      </w:pPr>
      <w:r w:rsidRPr="003E16F6">
        <w:rPr>
          <w:rFonts w:ascii="Times New Roman" w:eastAsia="Times New Roman" w:hAnsi="Times New Roman" w:cs="Times New Roman"/>
          <w:b/>
          <w:bCs/>
          <w:sz w:val="24"/>
          <w:szCs w:val="24"/>
        </w:rPr>
        <w:t>Graph Folder:</w:t>
      </w:r>
    </w:p>
    <w:p w14:paraId="1F4F47F4" w14:textId="77777777" w:rsidR="007A7915" w:rsidRPr="003E16F6"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b/>
          <w:bCs/>
          <w:sz w:val="20"/>
          <w:szCs w:val="20"/>
        </w:rPr>
      </w:pPr>
      <w:r w:rsidRPr="003E16F6">
        <w:rPr>
          <w:rFonts w:ascii="Times New Roman" w:eastAsia="Times New Roman" w:hAnsi="Times New Roman" w:cs="Times New Roman"/>
          <w:b/>
          <w:bCs/>
          <w:sz w:val="24"/>
          <w:szCs w:val="24"/>
        </w:rPr>
        <w:t>DailyAnalysisGraph Folder:</w:t>
      </w:r>
    </w:p>
    <w:p w14:paraId="1F4F47F5" w14:textId="6F52D765"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DailyAnalysisGraph.js</w:t>
      </w:r>
    </w:p>
    <w:p w14:paraId="1F4F47F6"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detailed daily timeline graph for a selected date. It shows the user's My Mood, Parkinson's State, and Physical Difficulty over time. The user can toggle each line on or off and view a legend and summary of daily averages. The graph data is filtered based on visibility settings and rendered accordingly.</w:t>
      </w:r>
    </w:p>
    <w:p w14:paraId="1F4F47F7" w14:textId="640E74BC"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VerticalLinesWithIcons.js</w:t>
      </w:r>
      <w:r w:rsidR="00000000" w:rsidRPr="003E16F6">
        <w:rPr>
          <w:rFonts w:ascii="Times New Roman" w:eastAsia="Times New Roman" w:hAnsi="Times New Roman" w:cs="Times New Roman"/>
          <w:sz w:val="24"/>
          <w:szCs w:val="24"/>
        </w:rPr>
        <w:t>:</w:t>
      </w:r>
    </w:p>
    <w:p w14:paraId="1F4F47F8"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vertical lines and action icons on the timeline graph to mark specific user activities. When hovering over an icon, a tooltip appears with detailed information. It helps visually correlate actions with changes in My Mood, Parkinson's State, and Physical Difficulty.</w:t>
      </w:r>
    </w:p>
    <w:p w14:paraId="1F4F47F9" w14:textId="77440DF0"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us</w:t>
      </w:r>
      <w:r w:rsidRPr="003E16F6">
        <w:rPr>
          <w:rFonts w:ascii="Times New Roman" w:eastAsia="Times New Roman" w:hAnsi="Times New Roman" w:cs="Times New Roman"/>
          <w:sz w:val="24"/>
          <w:szCs w:val="24"/>
          <w:u w:val="single"/>
        </w:rPr>
        <w:t>e</w:t>
      </w:r>
      <w:r w:rsidRPr="003E16F6">
        <w:rPr>
          <w:rFonts w:ascii="Times New Roman" w:eastAsia="Times New Roman" w:hAnsi="Times New Roman" w:cs="Times New Roman"/>
          <w:sz w:val="24"/>
          <w:szCs w:val="24"/>
          <w:u w:val="single"/>
        </w:rPr>
        <w:t>FilteredEntries.js</w:t>
      </w:r>
      <w:r w:rsidR="00000000" w:rsidRPr="003E16F6">
        <w:rPr>
          <w:rFonts w:ascii="Times New Roman" w:eastAsia="Times New Roman" w:hAnsi="Times New Roman" w:cs="Times New Roman"/>
          <w:sz w:val="24"/>
          <w:szCs w:val="24"/>
        </w:rPr>
        <w:t>:</w:t>
      </w:r>
    </w:p>
    <w:p w14:paraId="1F4F47FA"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custom hook processes and filters user entries for a selected date. It extracts values related to My Mood, Parkinson's State, and Physical Difficulty, maps actions to icons, and prepares the data structure for the timeline graph. It returns the main graph data, a timeline of user actions, and the timestamp of the last action.</w:t>
      </w:r>
    </w:p>
    <w:p w14:paraId="1F4F47FB" w14:textId="0A2B9E32"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lastRenderedPageBreak/>
        <w:t>ToggleButtons.js</w:t>
      </w:r>
      <w:r w:rsidR="00000000" w:rsidRPr="003E16F6">
        <w:rPr>
          <w:rFonts w:ascii="Times New Roman" w:eastAsia="Times New Roman" w:hAnsi="Times New Roman" w:cs="Times New Roman"/>
          <w:sz w:val="24"/>
          <w:szCs w:val="24"/>
        </w:rPr>
        <w:t>:</w:t>
      </w:r>
    </w:p>
    <w:p w14:paraId="1F4F47FC"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toggle buttons for controlling the visibility of the three graph lines: My Mood, Parkinson's State, and Physical Difficulty. If no data is available for a certain type, it shows a warning message instead of a button.</w:t>
      </w:r>
    </w:p>
    <w:p w14:paraId="1F4F47FD" w14:textId="58B4666F"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mapReportToIcon.js</w:t>
      </w:r>
      <w:r w:rsidR="00000000" w:rsidRPr="003E16F6">
        <w:rPr>
          <w:rFonts w:ascii="Times New Roman" w:eastAsia="Times New Roman" w:hAnsi="Times New Roman" w:cs="Times New Roman"/>
          <w:sz w:val="24"/>
          <w:szCs w:val="24"/>
        </w:rPr>
        <w:t>:</w:t>
      </w:r>
    </w:p>
    <w:p w14:paraId="1F4F47FE"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utility function maps each report type and activity to a specific icon identifier. It distinguishes between activities, medication, nutrition, and sleep-related entries based on their text content and type.</w:t>
      </w:r>
    </w:p>
    <w:p w14:paraId="1F4F47FF" w14:textId="6B8A0B38"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LegendSection.js</w:t>
      </w:r>
      <w:r w:rsidR="00000000" w:rsidRPr="003E16F6">
        <w:rPr>
          <w:rFonts w:ascii="Times New Roman" w:eastAsia="Times New Roman" w:hAnsi="Times New Roman" w:cs="Times New Roman"/>
          <w:sz w:val="24"/>
          <w:szCs w:val="24"/>
        </w:rPr>
        <w:t>:</w:t>
      </w:r>
    </w:p>
    <w:p w14:paraId="1F4F4800"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the legend for the daily analysis graph. It shows color-coded labels for My Mood, Parkinson's State, and Physical Difficulty, along with a score scale explanation and icons for common activities like sleep, medication, and nutrition.</w:t>
      </w:r>
    </w:p>
    <w:p w14:paraId="1F4F4801" w14:textId="343F8E27"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GraphContainer.js</w:t>
      </w:r>
      <w:r w:rsidR="00000000" w:rsidRPr="003E16F6">
        <w:rPr>
          <w:rFonts w:ascii="Times New Roman" w:eastAsia="Times New Roman" w:hAnsi="Times New Roman" w:cs="Times New Roman"/>
          <w:sz w:val="24"/>
          <w:szCs w:val="24"/>
        </w:rPr>
        <w:t>:</w:t>
      </w:r>
    </w:p>
    <w:p w14:paraId="1F4F4802" w14:textId="24AA79D5"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the main visual timeline chart using Recharts. It plots the selected states</w:t>
      </w:r>
      <w:r w:rsidR="003E16F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My Mood, Parkinson's State, and Physical Difficulty as colored lines. It also includes vertical markers for user actions, custom tick labels, and dot markers for mood entries.</w:t>
      </w:r>
    </w:p>
    <w:p w14:paraId="1F4F4803" w14:textId="20E7E4C3"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FeelingDots.js</w:t>
      </w:r>
      <w:r w:rsidR="00000000" w:rsidRPr="003E16F6">
        <w:rPr>
          <w:rFonts w:ascii="Times New Roman" w:eastAsia="Times New Roman" w:hAnsi="Times New Roman" w:cs="Times New Roman"/>
          <w:sz w:val="24"/>
          <w:szCs w:val="24"/>
        </w:rPr>
        <w:t>:</w:t>
      </w:r>
    </w:p>
    <w:p w14:paraId="1F4F4806" w14:textId="0FB2DE47" w:rsidR="007A7915" w:rsidRPr="003E16F6"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interactive dots on the graph to highlight individual entries for My Mood, Parkinson's State, and Physical Difficulty. When hovering over the dots, a tooltip displays the exact value, time, and type. It supports overlapping values by spacing the dots for better readability.</w:t>
      </w:r>
    </w:p>
    <w:p w14:paraId="1F4F4807" w14:textId="57684ED8"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CustomXAxisWithTimes.js</w:t>
      </w:r>
      <w:r w:rsidR="00000000" w:rsidRPr="003E16F6">
        <w:rPr>
          <w:rFonts w:ascii="Times New Roman" w:eastAsia="Times New Roman" w:hAnsi="Times New Roman" w:cs="Times New Roman"/>
          <w:sz w:val="24"/>
          <w:szCs w:val="24"/>
        </w:rPr>
        <w:t>:</w:t>
      </w:r>
    </w:p>
    <w:p w14:paraId="1F4F4808"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customizes the X-axis labels on the timeline graph. It displays the times of day at an angle for better readability, using a formatted time string for each tick.</w:t>
      </w:r>
    </w:p>
    <w:p w14:paraId="1F4F4809" w14:textId="7F655F25"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AveragesDisplay.js</w:t>
      </w:r>
      <w:r w:rsidR="00000000" w:rsidRPr="003E16F6">
        <w:rPr>
          <w:rFonts w:ascii="Times New Roman" w:eastAsia="Times New Roman" w:hAnsi="Times New Roman" w:cs="Times New Roman"/>
          <w:sz w:val="24"/>
          <w:szCs w:val="24"/>
        </w:rPr>
        <w:t>:</w:t>
      </w:r>
    </w:p>
    <w:p w14:paraId="1F4F480A"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the daily average scores for My Mood, Parkinson's State, and Physical Difficulty. Each average is shown in a styled box with a matching icon and color, helping users quickly interpret their overall condition for the day.</w:t>
      </w:r>
    </w:p>
    <w:p w14:paraId="1F4F480B" w14:textId="2AB29878"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utils.js</w:t>
      </w:r>
      <w:r w:rsidR="00000000" w:rsidRPr="003E16F6">
        <w:rPr>
          <w:rFonts w:ascii="Times New Roman" w:eastAsia="Times New Roman" w:hAnsi="Times New Roman" w:cs="Times New Roman"/>
          <w:sz w:val="24"/>
          <w:szCs w:val="24"/>
        </w:rPr>
        <w:t>:</w:t>
      </w:r>
    </w:p>
    <w:p w14:paraId="1F4F480C" w14:textId="77777777" w:rsidR="007A7915"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utility file provides helper functions for time conversion, date formatting, and timeline construction. It includes logic to generate the full timeline, map actions to icons, and build structured data for the graph, including values for My Mood, Parkinson's State, and Physical Difficulty.</w:t>
      </w:r>
    </w:p>
    <w:p w14:paraId="02FD9DFA" w14:textId="77777777" w:rsidR="003E16F6" w:rsidRDefault="003E16F6"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1F4F480D" w14:textId="5F0CA408" w:rsidR="007A7915" w:rsidRPr="003E16F6" w:rsidRDefault="00000000" w:rsidP="003E16F6">
      <w:pPr>
        <w:pBdr>
          <w:top w:val="nil"/>
          <w:left w:val="nil"/>
          <w:bottom w:val="nil"/>
          <w:right w:val="nil"/>
          <w:between w:val="nil"/>
        </w:pBdr>
        <w:spacing w:after="160" w:line="259" w:lineRule="auto"/>
        <w:jc w:val="both"/>
        <w:rPr>
          <w:rFonts w:ascii="Noto Sans Symbols" w:eastAsia="Noto Sans Symbols" w:hAnsi="Noto Sans Symbols" w:cs="Noto Sans Symbols"/>
          <w:b/>
          <w:bCs/>
          <w:sz w:val="20"/>
          <w:szCs w:val="20"/>
        </w:rPr>
      </w:pPr>
      <w:r w:rsidRPr="003E16F6">
        <w:rPr>
          <w:rFonts w:ascii="Times New Roman" w:eastAsia="Times New Roman" w:hAnsi="Times New Roman" w:cs="Times New Roman"/>
          <w:b/>
          <w:bCs/>
          <w:sz w:val="24"/>
          <w:szCs w:val="24"/>
        </w:rPr>
        <w:lastRenderedPageBreak/>
        <w:t>MedicationChart Folder:</w:t>
      </w:r>
    </w:p>
    <w:p w14:paraId="1F4F480E" w14:textId="54945C19" w:rsidR="007A7915" w:rsidRPr="003E16F6" w:rsidRDefault="007A7915" w:rsidP="003E16F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3E16F6">
        <w:rPr>
          <w:rFonts w:ascii="Times New Roman" w:eastAsia="Times New Roman" w:hAnsi="Times New Roman" w:cs="Times New Roman"/>
          <w:sz w:val="24"/>
          <w:szCs w:val="24"/>
          <w:u w:val="single"/>
        </w:rPr>
        <w:t>MedicationC</w:t>
      </w:r>
      <w:r w:rsidRPr="003E16F6">
        <w:rPr>
          <w:rFonts w:ascii="Times New Roman" w:eastAsia="Times New Roman" w:hAnsi="Times New Roman" w:cs="Times New Roman"/>
          <w:sz w:val="24"/>
          <w:szCs w:val="24"/>
          <w:u w:val="single"/>
        </w:rPr>
        <w:t>h</w:t>
      </w:r>
      <w:r w:rsidRPr="003E16F6">
        <w:rPr>
          <w:rFonts w:ascii="Times New Roman" w:eastAsia="Times New Roman" w:hAnsi="Times New Roman" w:cs="Times New Roman"/>
          <w:sz w:val="24"/>
          <w:szCs w:val="24"/>
          <w:u w:val="single"/>
        </w:rPr>
        <w:t>art.js</w:t>
      </w:r>
      <w:r w:rsidR="00000000" w:rsidRPr="003E16F6">
        <w:rPr>
          <w:rFonts w:ascii="Times New Roman" w:eastAsia="Times New Roman" w:hAnsi="Times New Roman" w:cs="Times New Roman"/>
          <w:sz w:val="24"/>
          <w:szCs w:val="24"/>
        </w:rPr>
        <w:t>:</w:t>
      </w:r>
    </w:p>
    <w:p w14:paraId="1F4F480F"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bar chart summarizing the user's medication intake for a selected date. It groups medications by time, extracts dosage information, and allows toggling pill categories on and off. A legend helps users filter visible pill types.</w:t>
      </w:r>
    </w:p>
    <w:p w14:paraId="1F4F4810" w14:textId="2922A024"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ChartCore.js</w:t>
      </w:r>
      <w:r w:rsidR="00000000" w:rsidRPr="00F04A96">
        <w:rPr>
          <w:rFonts w:ascii="Times New Roman" w:eastAsia="Times New Roman" w:hAnsi="Times New Roman" w:cs="Times New Roman"/>
          <w:sz w:val="24"/>
          <w:szCs w:val="24"/>
        </w:rPr>
        <w:t>:</w:t>
      </w:r>
    </w:p>
    <w:p w14:paraId="1F4F4813" w14:textId="245C861E" w:rsidR="007A7915" w:rsidRPr="00F04A96"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filters and groups medications by time and type, applies custom colors and rounded corners to highlight key pills, and dynamically adjusts the Y-axis range based on dosage totals. It supports pill visibility filtering and uses a custom tooltip for detailed representations .</w:t>
      </w:r>
    </w:p>
    <w:p w14:paraId="1F4F4814" w14:textId="77777777" w:rsidR="007A7915" w:rsidRDefault="007A7915">
      <w:pPr>
        <w:pBdr>
          <w:top w:val="nil"/>
          <w:left w:val="nil"/>
          <w:bottom w:val="nil"/>
          <w:right w:val="nil"/>
          <w:between w:val="nil"/>
        </w:pBdr>
        <w:spacing w:after="160" w:line="259" w:lineRule="auto"/>
        <w:ind w:left="2160"/>
        <w:jc w:val="both"/>
        <w:rPr>
          <w:rFonts w:ascii="Times New Roman" w:eastAsia="Times New Roman" w:hAnsi="Times New Roman" w:cs="Times New Roman"/>
          <w:sz w:val="24"/>
          <w:szCs w:val="24"/>
        </w:rPr>
      </w:pPr>
    </w:p>
    <w:p w14:paraId="1F4F4815" w14:textId="02B152FB"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ChartDataUtils.js</w:t>
      </w:r>
      <w:r w:rsidR="00000000" w:rsidRPr="00F04A96">
        <w:rPr>
          <w:rFonts w:ascii="Times New Roman" w:eastAsia="Times New Roman" w:hAnsi="Times New Roman" w:cs="Times New Roman"/>
          <w:sz w:val="24"/>
          <w:szCs w:val="24"/>
        </w:rPr>
        <w:t>:</w:t>
      </w:r>
    </w:p>
    <w:p w14:paraId="1F4F4816"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utility file provides a helper function to sort medication entries by time. It ensures that pills taken earlier in the day appear first in the chart.</w:t>
      </w:r>
    </w:p>
    <w:p w14:paraId="1F4F4817" w14:textId="63AD86A1"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PillTypes.js</w:t>
      </w:r>
      <w:r w:rsidR="00000000" w:rsidRPr="00F04A96">
        <w:rPr>
          <w:rFonts w:ascii="Times New Roman" w:eastAsia="Times New Roman" w:hAnsi="Times New Roman" w:cs="Times New Roman"/>
          <w:sz w:val="24"/>
          <w:szCs w:val="24"/>
        </w:rPr>
        <w:t>:</w:t>
      </w:r>
    </w:p>
    <w:p w14:paraId="1F4F4818"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constants file defines the classification of pill types and their color mappings. It groups individual pill names under broader categories and assigns a specific color to each category for consistent use across the medication chart.</w:t>
      </w:r>
    </w:p>
    <w:p w14:paraId="1F4F4819" w14:textId="402FD67E"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LegendPills.js</w:t>
      </w:r>
      <w:r w:rsidR="00000000" w:rsidRPr="00F04A96">
        <w:rPr>
          <w:rFonts w:ascii="Times New Roman" w:eastAsia="Times New Roman" w:hAnsi="Times New Roman" w:cs="Times New Roman"/>
          <w:sz w:val="24"/>
          <w:szCs w:val="24"/>
        </w:rPr>
        <w:t>:</w:t>
      </w:r>
    </w:p>
    <w:p w14:paraId="1F4F481A"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a checkbox-based legend that lets users toggle the visibility of each pill type in the medication chart. Each item is displayed with its corresponding color and label.</w:t>
      </w:r>
    </w:p>
    <w:p w14:paraId="1F4F481B" w14:textId="5522DA50"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MedicationTooltip.js</w:t>
      </w:r>
      <w:r w:rsidR="00000000" w:rsidRPr="00F04A96">
        <w:rPr>
          <w:rFonts w:ascii="Times New Roman" w:eastAsia="Times New Roman" w:hAnsi="Times New Roman" w:cs="Times New Roman"/>
          <w:sz w:val="24"/>
          <w:szCs w:val="24"/>
        </w:rPr>
        <w:t>:</w:t>
      </w:r>
    </w:p>
    <w:p w14:paraId="1F4F481C"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customized tooltip for the medication chart. When hovering over a bar, it shows all pills taken at that time, including their names, dosages, and category colors.</w:t>
      </w:r>
    </w:p>
    <w:p w14:paraId="1F4F481D" w14:textId="2178D8D2"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useMedicationData.js</w:t>
      </w:r>
      <w:r w:rsidR="00000000" w:rsidRPr="00F04A96">
        <w:rPr>
          <w:rFonts w:ascii="Times New Roman" w:eastAsia="Times New Roman" w:hAnsi="Times New Roman" w:cs="Times New Roman"/>
          <w:sz w:val="24"/>
          <w:szCs w:val="24"/>
        </w:rPr>
        <w:t>:</w:t>
      </w:r>
    </w:p>
    <w:p w14:paraId="1F4F481E"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custom React hook processes medication entries for a given date. It filters and groups the data by time and pill type, extracts dosage amounts from notes, and identifies which pill types were used. The processed data is returned for use in the medication chart.</w:t>
      </w:r>
    </w:p>
    <w:p w14:paraId="7D8380C1" w14:textId="77777777" w:rsidR="00F04A96" w:rsidRDefault="00F04A96"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42CF33AB" w14:textId="77777777" w:rsidR="00F04A96" w:rsidRDefault="00F04A96"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78756A5A" w14:textId="77777777" w:rsidR="00F04A96" w:rsidRDefault="00F04A96"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1310E04C" w14:textId="77777777" w:rsidR="00F04A96" w:rsidRDefault="00F04A96"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1F4F4820" w14:textId="67967B9B" w:rsidR="007A7915" w:rsidRPr="00F04A96"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b/>
          <w:bCs/>
          <w:sz w:val="20"/>
          <w:szCs w:val="20"/>
        </w:rPr>
      </w:pPr>
      <w:r w:rsidRPr="00F04A96">
        <w:rPr>
          <w:rFonts w:ascii="Times New Roman" w:eastAsia="Times New Roman" w:hAnsi="Times New Roman" w:cs="Times New Roman"/>
          <w:b/>
          <w:bCs/>
          <w:sz w:val="24"/>
          <w:szCs w:val="24"/>
        </w:rPr>
        <w:lastRenderedPageBreak/>
        <w:t>ProteinChart Folder:</w:t>
      </w:r>
    </w:p>
    <w:p w14:paraId="1F4F4821" w14:textId="0B47624D"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ProteinChart.js</w:t>
      </w:r>
      <w:r w:rsidR="00000000" w:rsidRPr="00F04A96">
        <w:rPr>
          <w:rFonts w:ascii="Times New Roman" w:eastAsia="Times New Roman" w:hAnsi="Times New Roman" w:cs="Times New Roman"/>
          <w:sz w:val="24"/>
          <w:szCs w:val="24"/>
        </w:rPr>
        <w:t>:</w:t>
      </w:r>
    </w:p>
    <w:p w14:paraId="1F4F4822"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bar chart showing the user's protein intake for the selected date. Each bar represents a meal with its corresponding protein amount. Bars include tooltips and a black border to highlight individual values.</w:t>
      </w:r>
    </w:p>
    <w:p w14:paraId="1F4F4823" w14:textId="690CE87F"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ProteinTooltip.js</w:t>
      </w:r>
      <w:r w:rsidR="00000000" w:rsidRPr="00F04A96">
        <w:rPr>
          <w:rFonts w:ascii="Times New Roman" w:eastAsia="Times New Roman" w:hAnsi="Times New Roman" w:cs="Times New Roman"/>
          <w:sz w:val="24"/>
          <w:szCs w:val="24"/>
        </w:rPr>
        <w:t>:</w:t>
      </w:r>
    </w:p>
    <w:p w14:paraId="1F4F4824"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a custom tooltip for the protein chart. It shows the food name and additional notes when hovering over a bar, with a styled card-like design.</w:t>
      </w:r>
    </w:p>
    <w:p w14:paraId="1F4F4825" w14:textId="49403C39"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useProteinData.js</w:t>
      </w:r>
      <w:r w:rsidR="00000000" w:rsidRPr="00F04A96">
        <w:rPr>
          <w:rFonts w:ascii="Times New Roman" w:eastAsia="Times New Roman" w:hAnsi="Times New Roman" w:cs="Times New Roman"/>
          <w:sz w:val="24"/>
          <w:szCs w:val="24"/>
        </w:rPr>
        <w:t>:</w:t>
      </w:r>
    </w:p>
    <w:p w14:paraId="1F4F4826"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custom hook filters and transforms nutrition entries for a selected date. It extracts protein values from the notes field and structures the data for use in the chart.</w:t>
      </w:r>
    </w:p>
    <w:p w14:paraId="1F4F4827" w14:textId="77777777" w:rsidR="007A7915" w:rsidRPr="00F04A96"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b/>
          <w:bCs/>
          <w:sz w:val="20"/>
          <w:szCs w:val="20"/>
        </w:rPr>
      </w:pPr>
      <w:r w:rsidRPr="00F04A96">
        <w:rPr>
          <w:rFonts w:ascii="Times New Roman" w:eastAsia="Times New Roman" w:hAnsi="Times New Roman" w:cs="Times New Roman"/>
          <w:b/>
          <w:bCs/>
          <w:sz w:val="24"/>
          <w:szCs w:val="24"/>
        </w:rPr>
        <w:t>ActivitySummaryGraph Folder:</w:t>
      </w:r>
    </w:p>
    <w:p w14:paraId="1F4F4828" w14:textId="1A4E33B4"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ActivitySummaryGraph.js</w:t>
      </w:r>
      <w:r w:rsidR="00000000" w:rsidRPr="00F04A96">
        <w:rPr>
          <w:rFonts w:ascii="Times New Roman" w:eastAsia="Times New Roman" w:hAnsi="Times New Roman" w:cs="Times New Roman"/>
          <w:sz w:val="24"/>
          <w:szCs w:val="24"/>
        </w:rPr>
        <w:t>:</w:t>
      </w:r>
    </w:p>
    <w:p w14:paraId="1F4F4829"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visual summary of the user's daily activities. It uses a custom scatter chart to show when different types of activities occurred throughout the day, divided into three categories: Sport, Cognitive, and Household. The graph includes tooltips and a custom legend.</w:t>
      </w:r>
    </w:p>
    <w:p w14:paraId="1F4F482A" w14:textId="5A6D924D"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ActivityTooltip.js</w:t>
      </w:r>
      <w:r w:rsidR="00000000" w:rsidRPr="00F04A96">
        <w:rPr>
          <w:rFonts w:ascii="Times New Roman" w:eastAsia="Times New Roman" w:hAnsi="Times New Roman" w:cs="Times New Roman"/>
          <w:sz w:val="24"/>
          <w:szCs w:val="24"/>
        </w:rPr>
        <w:t>:</w:t>
      </w:r>
    </w:p>
    <w:p w14:paraId="1F4F482B"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displays a custom tooltip for activity data. It shows the activity's name, start time, duration, category icon, and intensity level with a color indicator.</w:t>
      </w:r>
    </w:p>
    <w:p w14:paraId="1F4F482C" w14:textId="68F6D565"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CustomBars.js</w:t>
      </w:r>
      <w:r w:rsidR="00000000" w:rsidRPr="00F04A96">
        <w:rPr>
          <w:rFonts w:ascii="Times New Roman" w:eastAsia="Times New Roman" w:hAnsi="Times New Roman" w:cs="Times New Roman"/>
          <w:sz w:val="24"/>
          <w:szCs w:val="24"/>
        </w:rPr>
        <w:t>:</w:t>
      </w:r>
    </w:p>
    <w:p w14:paraId="1F4F482D"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custom bars on the activity graph, representing each activity’s start time, duration, and category. Bars are color-coded based on activity type (Sport, Cognitive, Household) and support mouse hover interactions to trigger tooltips.</w:t>
      </w:r>
    </w:p>
    <w:p w14:paraId="1F4F482E" w14:textId="5CBC0F39"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LegendBox.js</w:t>
      </w:r>
      <w:r w:rsidR="00000000" w:rsidRPr="00F04A96">
        <w:rPr>
          <w:rFonts w:ascii="Times New Roman" w:eastAsia="Times New Roman" w:hAnsi="Times New Roman" w:cs="Times New Roman"/>
          <w:sz w:val="24"/>
          <w:szCs w:val="24"/>
        </w:rPr>
        <w:t>:</w:t>
      </w:r>
    </w:p>
    <w:p w14:paraId="1F4F482F"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component renders a simple color-coded legend for the activity graph. Each color box represents a different activity category: Sport, Cognitive, and Household. It helps users understand the color coding used in the chart.</w:t>
      </w:r>
    </w:p>
    <w:p w14:paraId="1F4F4830" w14:textId="211D97F9"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useActivityData.js</w:t>
      </w:r>
      <w:r w:rsidR="00000000" w:rsidRPr="00F04A96">
        <w:rPr>
          <w:rFonts w:ascii="Times New Roman" w:eastAsia="Times New Roman" w:hAnsi="Times New Roman" w:cs="Times New Roman"/>
          <w:sz w:val="24"/>
          <w:szCs w:val="24"/>
        </w:rPr>
        <w:t>:</w:t>
      </w:r>
    </w:p>
    <w:p w14:paraId="1F4F4831" w14:textId="6C764610" w:rsidR="007A7915" w:rsidRDefault="00000000" w:rsidP="00F04A96">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custom hook filters and processes activity data for a specific date. It converts time to minutes, categorizes activities into Sport, Cognitive, or Household, and prepares structured objects used for rendering the graph.</w:t>
      </w:r>
    </w:p>
    <w:p w14:paraId="0BC8A010" w14:textId="77777777" w:rsidR="00F04A96" w:rsidRDefault="00F04A96" w:rsidP="00F04A96">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p>
    <w:p w14:paraId="778316BE" w14:textId="77777777" w:rsidR="00F04A96" w:rsidRPr="00F04A96" w:rsidRDefault="00F04A96" w:rsidP="00F04A96">
      <w:pPr>
        <w:pBdr>
          <w:top w:val="nil"/>
          <w:left w:val="nil"/>
          <w:bottom w:val="nil"/>
          <w:right w:val="nil"/>
          <w:between w:val="nil"/>
        </w:pBdr>
        <w:spacing w:after="160" w:line="259" w:lineRule="auto"/>
        <w:jc w:val="both"/>
        <w:rPr>
          <w:rFonts w:ascii="Times New Roman" w:eastAsia="Times New Roman" w:hAnsi="Times New Roman" w:cs="Times New Roman"/>
          <w:sz w:val="24"/>
          <w:szCs w:val="24"/>
        </w:rPr>
      </w:pPr>
    </w:p>
    <w:p w14:paraId="1F4F4832" w14:textId="77777777" w:rsidR="007A7915" w:rsidRPr="00F04A96"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b/>
          <w:bCs/>
          <w:sz w:val="20"/>
          <w:szCs w:val="20"/>
        </w:rPr>
      </w:pPr>
      <w:r w:rsidRPr="00F04A96">
        <w:rPr>
          <w:rFonts w:ascii="Times New Roman" w:eastAsia="Times New Roman" w:hAnsi="Times New Roman" w:cs="Times New Roman"/>
          <w:b/>
          <w:bCs/>
          <w:sz w:val="24"/>
          <w:szCs w:val="24"/>
        </w:rPr>
        <w:lastRenderedPageBreak/>
        <w:t>Utils Folder:</w:t>
      </w:r>
    </w:p>
    <w:p w14:paraId="1F4F4833" w14:textId="56A01F1E"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loadCSV.js</w:t>
      </w:r>
      <w:r w:rsidR="00000000" w:rsidRPr="00F04A96">
        <w:rPr>
          <w:rFonts w:ascii="Times New Roman" w:eastAsia="Times New Roman" w:hAnsi="Times New Roman" w:cs="Times New Roman"/>
          <w:sz w:val="24"/>
          <w:szCs w:val="24"/>
        </w:rPr>
        <w:t>:</w:t>
      </w:r>
    </w:p>
    <w:p w14:paraId="1F4F4834"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utility function loads and parses a CSV file using the PapaParse library. It returns the CSV data as a JavaScript object array, enabling other components to easily access and use structured data.</w:t>
      </w:r>
    </w:p>
    <w:p w14:paraId="1F4F4835" w14:textId="77777777" w:rsidR="007A7915" w:rsidRPr="00F04A96"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b/>
          <w:bCs/>
          <w:sz w:val="20"/>
          <w:szCs w:val="20"/>
        </w:rPr>
      </w:pPr>
      <w:r w:rsidRPr="00F04A96">
        <w:rPr>
          <w:rFonts w:ascii="Times New Roman" w:eastAsia="Times New Roman" w:hAnsi="Times New Roman" w:cs="Times New Roman"/>
          <w:b/>
          <w:bCs/>
          <w:sz w:val="24"/>
          <w:szCs w:val="24"/>
        </w:rPr>
        <w:t>data Folder:</w:t>
      </w:r>
    </w:p>
    <w:p w14:paraId="1F4F4836"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The data folder contains the daily_data.csv file, which serves as the primary data source for the entire dashboard. This CSV file includes user-reported entries such as mood, physical condition, Parkinson’s state, nutrition, sleep, medication, and activities. It is loaded at runtime using the loadCSVData utility.</w:t>
      </w:r>
    </w:p>
    <w:p w14:paraId="1F4F4837" w14:textId="77777777" w:rsidR="007A7915" w:rsidRPr="00F04A96"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b/>
          <w:bCs/>
          <w:sz w:val="20"/>
          <w:szCs w:val="20"/>
        </w:rPr>
      </w:pPr>
      <w:r w:rsidRPr="00F04A96">
        <w:rPr>
          <w:rFonts w:ascii="Times New Roman" w:eastAsia="Times New Roman" w:hAnsi="Times New Roman" w:cs="Times New Roman"/>
          <w:b/>
          <w:bCs/>
          <w:sz w:val="24"/>
          <w:szCs w:val="24"/>
        </w:rPr>
        <w:t>Lib Folder:</w:t>
      </w:r>
    </w:p>
    <w:p w14:paraId="1F4F4838" w14:textId="53F2F9FE"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mongodb.js</w:t>
      </w:r>
      <w:r w:rsidR="00000000" w:rsidRPr="00F04A96">
        <w:rPr>
          <w:rFonts w:ascii="Times New Roman" w:eastAsia="Times New Roman" w:hAnsi="Times New Roman" w:cs="Times New Roman"/>
          <w:sz w:val="24"/>
          <w:szCs w:val="24"/>
        </w:rPr>
        <w:t>:</w:t>
      </w:r>
    </w:p>
    <w:p w14:paraId="1F4F4839"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file handles the connection to the MongoDB database. It reads the connection string and database name from environment variables and exports a connectToDatabase function.</w:t>
      </w:r>
    </w:p>
    <w:p w14:paraId="1F4F483A" w14:textId="328E92F5"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cors.js</w:t>
      </w:r>
      <w:r w:rsidR="00000000" w:rsidRPr="00F04A96">
        <w:rPr>
          <w:rFonts w:ascii="Times New Roman" w:eastAsia="Times New Roman" w:hAnsi="Times New Roman" w:cs="Times New Roman"/>
          <w:sz w:val="24"/>
          <w:szCs w:val="24"/>
        </w:rPr>
        <w:t>:</w:t>
      </w:r>
    </w:p>
    <w:p w14:paraId="1F4F483C" w14:textId="01A73BA5" w:rsidR="007A7915" w:rsidRPr="00F04A96"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This file configures Cross-Origin Resource Sharing (CORS) for the API routes. It allows requests from a specific frontend domain (defined in settings.js) and supports multiple HTTP methods such as GET, POST, DELETE, etc. The </w:t>
      </w:r>
      <w:proofErr w:type="spellStart"/>
      <w:r>
        <w:rPr>
          <w:rFonts w:ascii="Times New Roman" w:eastAsia="Times New Roman" w:hAnsi="Times New Roman" w:cs="Times New Roman"/>
          <w:sz w:val="24"/>
          <w:szCs w:val="24"/>
        </w:rPr>
        <w:t>cors</w:t>
      </w:r>
      <w:proofErr w:type="spellEnd"/>
      <w:r>
        <w:rPr>
          <w:rFonts w:ascii="Times New Roman" w:eastAsia="Times New Roman" w:hAnsi="Times New Roman" w:cs="Times New Roman"/>
          <w:sz w:val="24"/>
          <w:szCs w:val="24"/>
        </w:rPr>
        <w:t xml:space="preserve"> object is imported into each API route to enforce secure communication between frontend and backend.</w:t>
      </w:r>
    </w:p>
    <w:p w14:paraId="1F4F483D" w14:textId="13DF54EE"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t>settings.js</w:t>
      </w:r>
      <w:r w:rsidR="00000000" w:rsidRPr="00F04A96">
        <w:rPr>
          <w:rFonts w:ascii="Times New Roman" w:eastAsia="Times New Roman" w:hAnsi="Times New Roman" w:cs="Times New Roman"/>
          <w:sz w:val="24"/>
          <w:szCs w:val="24"/>
        </w:rPr>
        <w:t>:</w:t>
      </w:r>
    </w:p>
    <w:p w14:paraId="1F4F483E"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This configuration file defines the allowed frontend URL used by the CORS middleware. It exports a single constant URL, which points to the deployed version of the application (on Vercel).</w:t>
      </w:r>
    </w:p>
    <w:p w14:paraId="1F4F483F" w14:textId="5F3E188B" w:rsidR="007A7915" w:rsidRPr="00F04A96"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b/>
          <w:bCs/>
          <w:sz w:val="20"/>
          <w:szCs w:val="20"/>
        </w:rPr>
      </w:pPr>
      <w:r w:rsidRPr="00F04A96">
        <w:rPr>
          <w:rFonts w:ascii="Times New Roman" w:eastAsia="Times New Roman" w:hAnsi="Times New Roman" w:cs="Times New Roman"/>
          <w:b/>
          <w:bCs/>
          <w:sz w:val="24"/>
          <w:szCs w:val="24"/>
        </w:rPr>
        <w:t xml:space="preserve">api </w:t>
      </w:r>
      <w:r w:rsidR="00F04A96">
        <w:rPr>
          <w:rFonts w:ascii="Times New Roman" w:eastAsia="Times New Roman" w:hAnsi="Times New Roman" w:cs="Times New Roman"/>
          <w:b/>
          <w:bCs/>
          <w:sz w:val="24"/>
          <w:szCs w:val="24"/>
        </w:rPr>
        <w:t>F</w:t>
      </w:r>
      <w:r w:rsidRPr="00F04A96">
        <w:rPr>
          <w:rFonts w:ascii="Times New Roman" w:eastAsia="Times New Roman" w:hAnsi="Times New Roman" w:cs="Times New Roman"/>
          <w:b/>
          <w:bCs/>
          <w:sz w:val="24"/>
          <w:szCs w:val="24"/>
        </w:rPr>
        <w:t>older:</w:t>
      </w:r>
    </w:p>
    <w:p w14:paraId="1F4F4840" w14:textId="204D3072"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u w:val="single"/>
        </w:rPr>
      </w:pPr>
      <w:r w:rsidRPr="00F04A96">
        <w:rPr>
          <w:rFonts w:ascii="Times New Roman" w:eastAsia="Times New Roman" w:hAnsi="Times New Roman" w:cs="Times New Roman"/>
          <w:sz w:val="24"/>
          <w:szCs w:val="24"/>
          <w:u w:val="single"/>
        </w:rPr>
        <w:t>get-day-details.js</w:t>
      </w:r>
      <w:r w:rsidR="00000000" w:rsidRPr="00F04A96">
        <w:rPr>
          <w:rFonts w:ascii="Times New Roman" w:eastAsia="Times New Roman" w:hAnsi="Times New Roman" w:cs="Times New Roman"/>
          <w:sz w:val="24"/>
          <w:szCs w:val="24"/>
          <w:u w:val="single"/>
        </w:rPr>
        <w:t>:</w:t>
      </w:r>
    </w:p>
    <w:p w14:paraId="1F4F4841"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This API route retrieves all user data for a specific date provided in the query string). It fetches documents from five MongoDB collections: feelings, activities, nutritions, medicines, and sleepwakes, filtering them by the full </w:t>
      </w:r>
      <w:proofErr w:type="spellStart"/>
      <w:r>
        <w:rPr>
          <w:rFonts w:ascii="Times New Roman" w:eastAsia="Times New Roman" w:hAnsi="Times New Roman" w:cs="Times New Roman"/>
          <w:sz w:val="24"/>
          <w:szCs w:val="24"/>
        </w:rPr>
        <w:t>day’s time</w:t>
      </w:r>
      <w:proofErr w:type="spellEnd"/>
      <w:r>
        <w:rPr>
          <w:rFonts w:ascii="Times New Roman" w:eastAsia="Times New Roman" w:hAnsi="Times New Roman" w:cs="Times New Roman"/>
          <w:sz w:val="24"/>
          <w:szCs w:val="24"/>
        </w:rPr>
        <w:t xml:space="preserve"> range. </w:t>
      </w:r>
    </w:p>
    <w:p w14:paraId="1F4F4842" w14:textId="3D09D7DD"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u w:val="single"/>
        </w:rPr>
      </w:pPr>
      <w:r w:rsidRPr="00F04A96">
        <w:rPr>
          <w:rFonts w:ascii="Times New Roman" w:eastAsia="Times New Roman" w:hAnsi="Times New Roman" w:cs="Times New Roman"/>
          <w:sz w:val="24"/>
          <w:szCs w:val="24"/>
          <w:u w:val="single"/>
        </w:rPr>
        <w:t>get-user-feelings.js</w:t>
      </w:r>
      <w:r w:rsidR="00000000" w:rsidRPr="00F04A96">
        <w:rPr>
          <w:rFonts w:ascii="Times New Roman" w:eastAsia="Times New Roman" w:hAnsi="Times New Roman" w:cs="Times New Roman"/>
          <w:sz w:val="24"/>
          <w:szCs w:val="24"/>
          <w:u w:val="single"/>
        </w:rPr>
        <w:t>:</w:t>
      </w:r>
    </w:p>
    <w:p w14:paraId="6DAF4E0A" w14:textId="1BDEE48F" w:rsidR="00F04A96"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This API route fetches all user feeling records from the feelings collection in the MongoDB database. It supports only GET requests and returns all entries along with the total count. </w:t>
      </w:r>
    </w:p>
    <w:p w14:paraId="2ED25A81" w14:textId="77777777" w:rsidR="00F04A96" w:rsidRDefault="00F04A96"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5C579B40" w14:textId="77777777" w:rsidR="00F04A96" w:rsidRDefault="00F04A96"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p>
    <w:p w14:paraId="1F4F4844" w14:textId="4B4A1564" w:rsidR="007A7915" w:rsidRPr="00F04A96" w:rsidRDefault="007A7915"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sidRPr="00F04A96">
        <w:rPr>
          <w:rFonts w:ascii="Times New Roman" w:eastAsia="Times New Roman" w:hAnsi="Times New Roman" w:cs="Times New Roman"/>
          <w:sz w:val="24"/>
          <w:szCs w:val="24"/>
          <w:u w:val="single"/>
        </w:rPr>
        <w:lastRenderedPageBreak/>
        <w:t>getMedications.js</w:t>
      </w:r>
      <w:r w:rsidR="00000000" w:rsidRPr="00F04A96">
        <w:rPr>
          <w:rFonts w:ascii="Times New Roman" w:eastAsia="Times New Roman" w:hAnsi="Times New Roman" w:cs="Times New Roman"/>
          <w:sz w:val="24"/>
          <w:szCs w:val="24"/>
        </w:rPr>
        <w:t>:</w:t>
      </w:r>
    </w:p>
    <w:p w14:paraId="1F4F4845" w14:textId="77777777" w:rsidR="007A7915" w:rsidRDefault="00000000" w:rsidP="00F04A96">
      <w:pPr>
        <w:pBdr>
          <w:top w:val="nil"/>
          <w:left w:val="nil"/>
          <w:bottom w:val="nil"/>
          <w:right w:val="nil"/>
          <w:between w:val="nil"/>
        </w:pBdr>
        <w:spacing w:after="160" w:line="259" w:lineRule="auto"/>
        <w:jc w:val="both"/>
        <w:rPr>
          <w:rFonts w:ascii="Noto Sans Symbols" w:eastAsia="Noto Sans Symbols" w:hAnsi="Noto Sans Symbols" w:cs="Noto Sans Symbols"/>
          <w:sz w:val="20"/>
          <w:szCs w:val="20"/>
        </w:rPr>
      </w:pPr>
      <w:r>
        <w:rPr>
          <w:rFonts w:ascii="Times New Roman" w:eastAsia="Times New Roman" w:hAnsi="Times New Roman" w:cs="Times New Roman"/>
          <w:sz w:val="24"/>
          <w:szCs w:val="24"/>
        </w:rPr>
        <w:t xml:space="preserve">This API route retrieves all medication records from the medicines collection. It returns a JSON response with the full list of medications and the number of entries. </w:t>
      </w:r>
    </w:p>
    <w:p w14:paraId="1F4F4846" w14:textId="77777777" w:rsidR="007A7915" w:rsidRPr="00D220E8" w:rsidRDefault="00000000">
      <w:pPr>
        <w:pStyle w:val="1"/>
        <w:keepNext w:val="0"/>
        <w:keepLines w:val="0"/>
        <w:spacing w:after="80"/>
        <w:rPr>
          <w:sz w:val="34"/>
          <w:szCs w:val="34"/>
          <w:lang w:val="en-US"/>
          <w:rPrChange w:id="36" w:author="Julia Sheidin" w:date="2025-07-20T19:08:00Z" w16du:dateUtc="2025-07-20T16:08:00Z">
            <w:rPr>
              <w:sz w:val="34"/>
              <w:szCs w:val="34"/>
            </w:rPr>
          </w:rPrChange>
        </w:rPr>
      </w:pPr>
      <w:bookmarkStart w:id="37" w:name="_xbrsmrh60jk9" w:colFirst="0" w:colLast="0"/>
      <w:bookmarkEnd w:id="37"/>
      <w:r>
        <w:rPr>
          <w:sz w:val="34"/>
          <w:szCs w:val="34"/>
        </w:rPr>
        <w:t xml:space="preserve">9. </w:t>
      </w:r>
      <w:commentRangeStart w:id="38"/>
      <w:r>
        <w:rPr>
          <w:sz w:val="34"/>
          <w:szCs w:val="34"/>
        </w:rPr>
        <w:t>Evaluation / Verification Plan</w:t>
      </w:r>
      <w:commentRangeEnd w:id="38"/>
      <w:r w:rsidR="000268EF">
        <w:rPr>
          <w:rStyle w:val="a6"/>
          <w:rFonts w:ascii="Arial" w:eastAsia="Arial" w:hAnsi="Arial" w:cs="Arial"/>
          <w:b w:val="0"/>
          <w:rtl/>
        </w:rPr>
        <w:commentReference w:id="38"/>
      </w:r>
    </w:p>
    <w:p w14:paraId="1F4F4847" w14:textId="77777777" w:rsidR="007A7915" w:rsidRDefault="00000000">
      <w:pPr>
        <w:pStyle w:val="2"/>
        <w:keepNext w:val="0"/>
        <w:keepLines w:val="0"/>
        <w:pBdr>
          <w:top w:val="nil"/>
          <w:left w:val="nil"/>
          <w:bottom w:val="nil"/>
          <w:right w:val="nil"/>
          <w:between w:val="nil"/>
        </w:pBdr>
        <w:spacing w:after="80"/>
        <w:jc w:val="both"/>
        <w:rPr>
          <w:rFonts w:ascii="Times New Roman" w:eastAsia="Times New Roman" w:hAnsi="Times New Roman" w:cs="Times New Roman"/>
          <w:b/>
          <w:sz w:val="30"/>
          <w:szCs w:val="30"/>
        </w:rPr>
      </w:pPr>
      <w:bookmarkStart w:id="39" w:name="_lyhnaowsk5d2" w:colFirst="0" w:colLast="0"/>
      <w:bookmarkEnd w:id="39"/>
      <w:r>
        <w:rPr>
          <w:rFonts w:ascii="Times New Roman" w:eastAsia="Times New Roman" w:hAnsi="Times New Roman" w:cs="Times New Roman"/>
          <w:b/>
          <w:sz w:val="30"/>
          <w:szCs w:val="30"/>
        </w:rPr>
        <w:t xml:space="preserve">9.1 Testing Plan </w:t>
      </w:r>
    </w:p>
    <w:p w14:paraId="1F4F4848" w14:textId="77777777" w:rsidR="007A7915" w:rsidRDefault="00000000">
      <w:r>
        <w:rPr>
          <w:rFonts w:ascii="Times New Roman" w:eastAsia="Times New Roman" w:hAnsi="Times New Roman" w:cs="Times New Roman"/>
          <w:sz w:val="24"/>
          <w:szCs w:val="24"/>
        </w:rPr>
        <w:t>As part of the system testing process, we conducted a series of tests to ensure its functionality, usability, and the accurate presentation of data. These tests focused both on the behavior of individual components and on how the visualizations responded to different data scenarios.</w:t>
      </w:r>
    </w:p>
    <w:p w14:paraId="1F4F4849" w14:textId="77777777" w:rsidR="007A7915" w:rsidRDefault="007A7915">
      <w:pPr>
        <w:rPr>
          <w:rFonts w:ascii="Times New Roman" w:eastAsia="Times New Roman" w:hAnsi="Times New Roman" w:cs="Times New Roman"/>
        </w:rPr>
      </w:pPr>
    </w:p>
    <w:tbl>
      <w:tblPr>
        <w:tblStyle w:val="a5"/>
        <w:tblW w:w="93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
        <w:gridCol w:w="1933"/>
        <w:gridCol w:w="2363"/>
        <w:gridCol w:w="4603"/>
      </w:tblGrid>
      <w:tr w:rsidR="007A7915" w14:paraId="1F4F484E" w14:textId="77777777">
        <w:tc>
          <w:tcPr>
            <w:tcW w:w="441" w:type="dxa"/>
            <w:tcMar>
              <w:top w:w="100" w:type="dxa"/>
              <w:left w:w="100" w:type="dxa"/>
              <w:bottom w:w="100" w:type="dxa"/>
              <w:right w:w="100" w:type="dxa"/>
            </w:tcMar>
          </w:tcPr>
          <w:p w14:paraId="1F4F484A"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1933" w:type="dxa"/>
            <w:tcMar>
              <w:top w:w="100" w:type="dxa"/>
              <w:left w:w="100" w:type="dxa"/>
              <w:bottom w:w="100" w:type="dxa"/>
              <w:right w:w="100" w:type="dxa"/>
            </w:tcMar>
          </w:tcPr>
          <w:p w14:paraId="1F4F484B"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Subject</w:t>
            </w:r>
          </w:p>
        </w:tc>
        <w:tc>
          <w:tcPr>
            <w:tcW w:w="2363" w:type="dxa"/>
            <w:tcMar>
              <w:top w:w="100" w:type="dxa"/>
              <w:left w:w="100" w:type="dxa"/>
              <w:bottom w:w="100" w:type="dxa"/>
              <w:right w:w="100" w:type="dxa"/>
            </w:tcMar>
          </w:tcPr>
          <w:p w14:paraId="1F4F484C"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Headline</w:t>
            </w:r>
          </w:p>
        </w:tc>
        <w:tc>
          <w:tcPr>
            <w:tcW w:w="4603" w:type="dxa"/>
            <w:tcMar>
              <w:top w:w="100" w:type="dxa"/>
              <w:left w:w="100" w:type="dxa"/>
              <w:bottom w:w="100" w:type="dxa"/>
              <w:right w:w="100" w:type="dxa"/>
            </w:tcMar>
          </w:tcPr>
          <w:p w14:paraId="1F4F484D"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Results</w:t>
            </w:r>
          </w:p>
        </w:tc>
      </w:tr>
      <w:tr w:rsidR="007A7915" w14:paraId="1F4F4853" w14:textId="77777777">
        <w:tc>
          <w:tcPr>
            <w:tcW w:w="441" w:type="dxa"/>
            <w:tcMar>
              <w:top w:w="100" w:type="dxa"/>
              <w:left w:w="100" w:type="dxa"/>
              <w:bottom w:w="100" w:type="dxa"/>
              <w:right w:w="100" w:type="dxa"/>
            </w:tcMar>
          </w:tcPr>
          <w:p w14:paraId="1F4F484F"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33" w:type="dxa"/>
            <w:tcMar>
              <w:top w:w="100" w:type="dxa"/>
              <w:left w:w="100" w:type="dxa"/>
              <w:bottom w:w="100" w:type="dxa"/>
              <w:right w:w="100" w:type="dxa"/>
            </w:tcMar>
          </w:tcPr>
          <w:p w14:paraId="1F4F4850"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Heatmap Calendar</w:t>
            </w:r>
          </w:p>
        </w:tc>
        <w:tc>
          <w:tcPr>
            <w:tcW w:w="2363" w:type="dxa"/>
            <w:tcMar>
              <w:top w:w="100" w:type="dxa"/>
              <w:left w:w="100" w:type="dxa"/>
              <w:bottom w:w="100" w:type="dxa"/>
              <w:right w:w="100" w:type="dxa"/>
            </w:tcMar>
          </w:tcPr>
          <w:p w14:paraId="1F4F4851"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calendar with recorded data</w:t>
            </w:r>
          </w:p>
        </w:tc>
        <w:tc>
          <w:tcPr>
            <w:tcW w:w="4603" w:type="dxa"/>
            <w:tcMar>
              <w:top w:w="100" w:type="dxa"/>
              <w:left w:w="100" w:type="dxa"/>
              <w:bottom w:w="100" w:type="dxa"/>
              <w:right w:w="100" w:type="dxa"/>
            </w:tcMar>
          </w:tcPr>
          <w:p w14:paraId="1F4F4852"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Heatmap displays all relevant days with correct triangle colors for mood and Parkinson’s state.</w:t>
            </w:r>
          </w:p>
        </w:tc>
      </w:tr>
      <w:tr w:rsidR="007A7915" w14:paraId="1F4F4858" w14:textId="77777777">
        <w:tc>
          <w:tcPr>
            <w:tcW w:w="441" w:type="dxa"/>
            <w:tcMar>
              <w:top w:w="100" w:type="dxa"/>
              <w:left w:w="100" w:type="dxa"/>
              <w:bottom w:w="100" w:type="dxa"/>
              <w:right w:w="100" w:type="dxa"/>
            </w:tcMar>
          </w:tcPr>
          <w:p w14:paraId="1F4F4854"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33" w:type="dxa"/>
            <w:tcMar>
              <w:top w:w="100" w:type="dxa"/>
              <w:left w:w="100" w:type="dxa"/>
              <w:bottom w:w="100" w:type="dxa"/>
              <w:right w:w="100" w:type="dxa"/>
            </w:tcMar>
          </w:tcPr>
          <w:p w14:paraId="1F4F4855"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Selection</w:t>
            </w:r>
          </w:p>
        </w:tc>
        <w:tc>
          <w:tcPr>
            <w:tcW w:w="2363" w:type="dxa"/>
            <w:tcMar>
              <w:top w:w="100" w:type="dxa"/>
              <w:left w:w="100" w:type="dxa"/>
              <w:bottom w:w="100" w:type="dxa"/>
              <w:right w:w="100" w:type="dxa"/>
            </w:tcMar>
          </w:tcPr>
          <w:p w14:paraId="1F4F4856"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a specific date</w:t>
            </w:r>
          </w:p>
        </w:tc>
        <w:tc>
          <w:tcPr>
            <w:tcW w:w="4603" w:type="dxa"/>
            <w:tcMar>
              <w:top w:w="100" w:type="dxa"/>
              <w:left w:w="100" w:type="dxa"/>
              <w:bottom w:w="100" w:type="dxa"/>
              <w:right w:w="100" w:type="dxa"/>
            </w:tcMar>
          </w:tcPr>
          <w:p w14:paraId="1F4F4857"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redirects to the correct daily dashboard screen</w:t>
            </w:r>
          </w:p>
        </w:tc>
      </w:tr>
      <w:tr w:rsidR="007A7915" w14:paraId="1F4F485D" w14:textId="77777777">
        <w:tc>
          <w:tcPr>
            <w:tcW w:w="441" w:type="dxa"/>
            <w:tcMar>
              <w:top w:w="100" w:type="dxa"/>
              <w:left w:w="100" w:type="dxa"/>
              <w:bottom w:w="100" w:type="dxa"/>
              <w:right w:w="100" w:type="dxa"/>
            </w:tcMar>
          </w:tcPr>
          <w:p w14:paraId="1F4F4859"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33" w:type="dxa"/>
            <w:tcMar>
              <w:top w:w="100" w:type="dxa"/>
              <w:left w:w="100" w:type="dxa"/>
              <w:bottom w:w="100" w:type="dxa"/>
              <w:right w:w="100" w:type="dxa"/>
            </w:tcMar>
          </w:tcPr>
          <w:p w14:paraId="1F4F485A"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Daily Line Graph</w:t>
            </w:r>
          </w:p>
        </w:tc>
        <w:tc>
          <w:tcPr>
            <w:tcW w:w="2363" w:type="dxa"/>
            <w:tcMar>
              <w:top w:w="100" w:type="dxa"/>
              <w:left w:w="100" w:type="dxa"/>
              <w:bottom w:w="100" w:type="dxa"/>
              <w:right w:w="100" w:type="dxa"/>
            </w:tcMar>
          </w:tcPr>
          <w:p w14:paraId="1F4F485B"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mood, Parkinson state, and physical difficulty</w:t>
            </w:r>
          </w:p>
        </w:tc>
        <w:tc>
          <w:tcPr>
            <w:tcW w:w="4603" w:type="dxa"/>
            <w:tcMar>
              <w:top w:w="100" w:type="dxa"/>
              <w:left w:w="100" w:type="dxa"/>
              <w:bottom w:w="100" w:type="dxa"/>
              <w:right w:w="100" w:type="dxa"/>
            </w:tcMar>
          </w:tcPr>
          <w:p w14:paraId="1F4F485C"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Line chart shows all selected parameters accurately, aligned to their respective timestamps</w:t>
            </w:r>
          </w:p>
        </w:tc>
      </w:tr>
      <w:tr w:rsidR="007A7915" w14:paraId="1F4F4862" w14:textId="77777777">
        <w:tc>
          <w:tcPr>
            <w:tcW w:w="441" w:type="dxa"/>
            <w:tcMar>
              <w:top w:w="100" w:type="dxa"/>
              <w:left w:w="100" w:type="dxa"/>
              <w:bottom w:w="100" w:type="dxa"/>
              <w:right w:w="100" w:type="dxa"/>
            </w:tcMar>
          </w:tcPr>
          <w:p w14:paraId="1F4F485E"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33" w:type="dxa"/>
            <w:tcMar>
              <w:top w:w="100" w:type="dxa"/>
              <w:left w:w="100" w:type="dxa"/>
              <w:bottom w:w="100" w:type="dxa"/>
              <w:right w:w="100" w:type="dxa"/>
            </w:tcMar>
          </w:tcPr>
          <w:p w14:paraId="1F4F485F"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Medication Intake Graph</w:t>
            </w:r>
          </w:p>
        </w:tc>
        <w:tc>
          <w:tcPr>
            <w:tcW w:w="2363" w:type="dxa"/>
            <w:tcMar>
              <w:top w:w="100" w:type="dxa"/>
              <w:left w:w="100" w:type="dxa"/>
              <w:bottom w:w="100" w:type="dxa"/>
              <w:right w:w="100" w:type="dxa"/>
            </w:tcMar>
          </w:tcPr>
          <w:p w14:paraId="1F4F4860"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medication bar</w:t>
            </w:r>
          </w:p>
        </w:tc>
        <w:tc>
          <w:tcPr>
            <w:tcW w:w="4603" w:type="dxa"/>
            <w:tcMar>
              <w:top w:w="100" w:type="dxa"/>
              <w:left w:w="100" w:type="dxa"/>
              <w:bottom w:w="100" w:type="dxa"/>
              <w:right w:w="100" w:type="dxa"/>
            </w:tcMar>
          </w:tcPr>
          <w:p w14:paraId="1F4F4861"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Tooltip shows correct medication name, dosage, and time of intake</w:t>
            </w:r>
          </w:p>
        </w:tc>
      </w:tr>
      <w:tr w:rsidR="007A7915" w14:paraId="1F4F4867" w14:textId="77777777">
        <w:tc>
          <w:tcPr>
            <w:tcW w:w="441" w:type="dxa"/>
            <w:tcMar>
              <w:top w:w="100" w:type="dxa"/>
              <w:left w:w="100" w:type="dxa"/>
              <w:bottom w:w="100" w:type="dxa"/>
              <w:right w:w="100" w:type="dxa"/>
            </w:tcMar>
          </w:tcPr>
          <w:p w14:paraId="1F4F4863"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33" w:type="dxa"/>
            <w:tcMar>
              <w:top w:w="100" w:type="dxa"/>
              <w:left w:w="100" w:type="dxa"/>
              <w:bottom w:w="100" w:type="dxa"/>
              <w:right w:w="100" w:type="dxa"/>
            </w:tcMar>
          </w:tcPr>
          <w:p w14:paraId="1F4F4864"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Protein Intake Graph</w:t>
            </w:r>
          </w:p>
        </w:tc>
        <w:tc>
          <w:tcPr>
            <w:tcW w:w="2363" w:type="dxa"/>
            <w:tcMar>
              <w:top w:w="100" w:type="dxa"/>
              <w:left w:w="100" w:type="dxa"/>
              <w:bottom w:w="100" w:type="dxa"/>
              <w:right w:w="100" w:type="dxa"/>
            </w:tcMar>
          </w:tcPr>
          <w:p w14:paraId="1F4F4865"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protein bar</w:t>
            </w:r>
          </w:p>
        </w:tc>
        <w:tc>
          <w:tcPr>
            <w:tcW w:w="4603" w:type="dxa"/>
            <w:tcMar>
              <w:top w:w="100" w:type="dxa"/>
              <w:left w:w="100" w:type="dxa"/>
              <w:bottom w:w="100" w:type="dxa"/>
              <w:right w:w="100" w:type="dxa"/>
            </w:tcMar>
          </w:tcPr>
          <w:p w14:paraId="1F4F4866"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Tooltip displays full nutritional details – protein, fats, carbohydrates, fiber, and meal name</w:t>
            </w:r>
          </w:p>
        </w:tc>
      </w:tr>
      <w:tr w:rsidR="007A7915" w14:paraId="1F4F486C" w14:textId="77777777">
        <w:tc>
          <w:tcPr>
            <w:tcW w:w="441" w:type="dxa"/>
            <w:tcMar>
              <w:top w:w="100" w:type="dxa"/>
              <w:left w:w="100" w:type="dxa"/>
              <w:bottom w:w="100" w:type="dxa"/>
              <w:right w:w="100" w:type="dxa"/>
            </w:tcMar>
          </w:tcPr>
          <w:p w14:paraId="1F4F4868"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33" w:type="dxa"/>
            <w:tcMar>
              <w:top w:w="100" w:type="dxa"/>
              <w:left w:w="100" w:type="dxa"/>
              <w:bottom w:w="100" w:type="dxa"/>
              <w:right w:w="100" w:type="dxa"/>
            </w:tcMar>
          </w:tcPr>
          <w:p w14:paraId="1F4F4869"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Activities Timeline</w:t>
            </w:r>
          </w:p>
        </w:tc>
        <w:tc>
          <w:tcPr>
            <w:tcW w:w="2363" w:type="dxa"/>
            <w:tcMar>
              <w:top w:w="100" w:type="dxa"/>
              <w:left w:w="100" w:type="dxa"/>
              <w:bottom w:w="100" w:type="dxa"/>
              <w:right w:w="100" w:type="dxa"/>
            </w:tcMar>
          </w:tcPr>
          <w:p w14:paraId="1F4F486A"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Hover over activity block</w:t>
            </w:r>
          </w:p>
        </w:tc>
        <w:tc>
          <w:tcPr>
            <w:tcW w:w="4603" w:type="dxa"/>
            <w:tcMar>
              <w:top w:w="100" w:type="dxa"/>
              <w:left w:w="100" w:type="dxa"/>
              <w:bottom w:w="100" w:type="dxa"/>
              <w:right w:w="100" w:type="dxa"/>
            </w:tcMar>
          </w:tcPr>
          <w:p w14:paraId="1F4F486B"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Tooltip shows activity name, start time, duration, and intensity level</w:t>
            </w:r>
          </w:p>
        </w:tc>
      </w:tr>
      <w:tr w:rsidR="007A7915" w14:paraId="1F4F4871" w14:textId="77777777">
        <w:tc>
          <w:tcPr>
            <w:tcW w:w="441" w:type="dxa"/>
            <w:tcMar>
              <w:top w:w="100" w:type="dxa"/>
              <w:left w:w="100" w:type="dxa"/>
              <w:bottom w:w="100" w:type="dxa"/>
              <w:right w:w="100" w:type="dxa"/>
            </w:tcMar>
          </w:tcPr>
          <w:p w14:paraId="1F4F486D"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33" w:type="dxa"/>
            <w:tcMar>
              <w:top w:w="100" w:type="dxa"/>
              <w:left w:w="100" w:type="dxa"/>
              <w:bottom w:w="100" w:type="dxa"/>
              <w:right w:w="100" w:type="dxa"/>
            </w:tcMar>
          </w:tcPr>
          <w:p w14:paraId="1F4F486E"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Score Summary</w:t>
            </w:r>
          </w:p>
        </w:tc>
        <w:tc>
          <w:tcPr>
            <w:tcW w:w="2363" w:type="dxa"/>
            <w:tcMar>
              <w:top w:w="100" w:type="dxa"/>
              <w:left w:w="100" w:type="dxa"/>
              <w:bottom w:w="100" w:type="dxa"/>
              <w:right w:w="100" w:type="dxa"/>
            </w:tcMar>
          </w:tcPr>
          <w:p w14:paraId="1F4F486F"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averages at the bottom of the line graph</w:t>
            </w:r>
          </w:p>
        </w:tc>
        <w:tc>
          <w:tcPr>
            <w:tcW w:w="4603" w:type="dxa"/>
            <w:tcMar>
              <w:top w:w="100" w:type="dxa"/>
              <w:left w:w="100" w:type="dxa"/>
              <w:bottom w:w="100" w:type="dxa"/>
              <w:right w:w="100" w:type="dxa"/>
            </w:tcMar>
          </w:tcPr>
          <w:p w14:paraId="1F4F4870"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scores match reported values for mood, Parkinson state, and physical difficulty</w:t>
            </w:r>
          </w:p>
        </w:tc>
      </w:tr>
      <w:tr w:rsidR="007A7915" w14:paraId="1F4F4876" w14:textId="77777777">
        <w:tc>
          <w:tcPr>
            <w:tcW w:w="441" w:type="dxa"/>
            <w:tcMar>
              <w:top w:w="100" w:type="dxa"/>
              <w:left w:w="100" w:type="dxa"/>
              <w:bottom w:w="100" w:type="dxa"/>
              <w:right w:w="100" w:type="dxa"/>
            </w:tcMar>
          </w:tcPr>
          <w:p w14:paraId="1F4F4872"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33" w:type="dxa"/>
            <w:tcMar>
              <w:top w:w="100" w:type="dxa"/>
              <w:left w:w="100" w:type="dxa"/>
              <w:bottom w:w="100" w:type="dxa"/>
              <w:right w:w="100" w:type="dxa"/>
            </w:tcMar>
          </w:tcPr>
          <w:p w14:paraId="1F4F4873"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 Visibility Toggle</w:t>
            </w:r>
          </w:p>
        </w:tc>
        <w:tc>
          <w:tcPr>
            <w:tcW w:w="2363" w:type="dxa"/>
            <w:tcMar>
              <w:top w:w="100" w:type="dxa"/>
              <w:left w:w="100" w:type="dxa"/>
              <w:bottom w:w="100" w:type="dxa"/>
              <w:right w:w="100" w:type="dxa"/>
            </w:tcMar>
          </w:tcPr>
          <w:p w14:paraId="1F4F4874"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toggle buttons for mood / Parkinson / difficulty</w:t>
            </w:r>
          </w:p>
        </w:tc>
        <w:tc>
          <w:tcPr>
            <w:tcW w:w="4603" w:type="dxa"/>
            <w:tcMar>
              <w:top w:w="100" w:type="dxa"/>
              <w:left w:w="100" w:type="dxa"/>
              <w:bottom w:w="100" w:type="dxa"/>
              <w:right w:w="100" w:type="dxa"/>
            </w:tcMar>
          </w:tcPr>
          <w:p w14:paraId="1F4F4875"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Only selected lines are visible on the chart; update is immediate and responsive</w:t>
            </w:r>
          </w:p>
        </w:tc>
      </w:tr>
      <w:tr w:rsidR="007A7915" w14:paraId="1F4F487B" w14:textId="77777777">
        <w:tc>
          <w:tcPr>
            <w:tcW w:w="441" w:type="dxa"/>
            <w:tcMar>
              <w:top w:w="100" w:type="dxa"/>
              <w:left w:w="100" w:type="dxa"/>
              <w:bottom w:w="100" w:type="dxa"/>
              <w:right w:w="100" w:type="dxa"/>
            </w:tcMar>
          </w:tcPr>
          <w:p w14:paraId="1F4F4877"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33" w:type="dxa"/>
            <w:tcMar>
              <w:top w:w="100" w:type="dxa"/>
              <w:left w:w="100" w:type="dxa"/>
              <w:bottom w:w="100" w:type="dxa"/>
              <w:right w:w="100" w:type="dxa"/>
            </w:tcMar>
          </w:tcPr>
          <w:p w14:paraId="1F4F4878"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 Responsiveness</w:t>
            </w:r>
          </w:p>
        </w:tc>
        <w:tc>
          <w:tcPr>
            <w:tcW w:w="2363" w:type="dxa"/>
            <w:tcMar>
              <w:top w:w="100" w:type="dxa"/>
              <w:left w:w="100" w:type="dxa"/>
              <w:bottom w:w="100" w:type="dxa"/>
              <w:right w:w="100" w:type="dxa"/>
            </w:tcMar>
          </w:tcPr>
          <w:p w14:paraId="1F4F4879"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Resize window or test on mobile device</w:t>
            </w:r>
          </w:p>
        </w:tc>
        <w:tc>
          <w:tcPr>
            <w:tcW w:w="4603" w:type="dxa"/>
            <w:tcMar>
              <w:top w:w="100" w:type="dxa"/>
              <w:left w:w="100" w:type="dxa"/>
              <w:bottom w:w="100" w:type="dxa"/>
              <w:right w:w="100" w:type="dxa"/>
            </w:tcMar>
          </w:tcPr>
          <w:p w14:paraId="1F4F487A"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Layout adapts fluidly to screen size without content loss or overlapping</w:t>
            </w:r>
          </w:p>
        </w:tc>
      </w:tr>
      <w:tr w:rsidR="007A7915" w14:paraId="1F4F4880" w14:textId="77777777">
        <w:tc>
          <w:tcPr>
            <w:tcW w:w="441" w:type="dxa"/>
            <w:tcMar>
              <w:top w:w="100" w:type="dxa"/>
              <w:left w:w="100" w:type="dxa"/>
              <w:bottom w:w="100" w:type="dxa"/>
              <w:right w:w="100" w:type="dxa"/>
            </w:tcMar>
          </w:tcPr>
          <w:p w14:paraId="1F4F487C"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10</w:t>
            </w:r>
          </w:p>
        </w:tc>
        <w:tc>
          <w:tcPr>
            <w:tcW w:w="1933" w:type="dxa"/>
            <w:tcMar>
              <w:top w:w="100" w:type="dxa"/>
              <w:left w:w="100" w:type="dxa"/>
              <w:bottom w:w="100" w:type="dxa"/>
              <w:right w:w="100" w:type="dxa"/>
            </w:tcMar>
          </w:tcPr>
          <w:p w14:paraId="1F4F487D"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Sync</w:t>
            </w:r>
          </w:p>
        </w:tc>
        <w:tc>
          <w:tcPr>
            <w:tcW w:w="2363" w:type="dxa"/>
            <w:tcMar>
              <w:top w:w="100" w:type="dxa"/>
              <w:left w:w="100" w:type="dxa"/>
              <w:bottom w:w="100" w:type="dxa"/>
              <w:right w:w="100" w:type="dxa"/>
            </w:tcMar>
          </w:tcPr>
          <w:p w14:paraId="1F4F487E"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data reported in CareHub</w:t>
            </w:r>
          </w:p>
        </w:tc>
        <w:tc>
          <w:tcPr>
            <w:tcW w:w="4603" w:type="dxa"/>
            <w:tcMar>
              <w:top w:w="100" w:type="dxa"/>
              <w:left w:w="100" w:type="dxa"/>
              <w:bottom w:w="100" w:type="dxa"/>
              <w:right w:w="100" w:type="dxa"/>
            </w:tcMar>
          </w:tcPr>
          <w:p w14:paraId="1F4F487F"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from CareHub appears correctly in the visualization module and is up to date</w:t>
            </w:r>
          </w:p>
        </w:tc>
      </w:tr>
      <w:tr w:rsidR="007A7915" w14:paraId="1F4F4885" w14:textId="77777777">
        <w:tc>
          <w:tcPr>
            <w:tcW w:w="441" w:type="dxa"/>
            <w:tcMar>
              <w:top w:w="100" w:type="dxa"/>
              <w:left w:w="100" w:type="dxa"/>
              <w:bottom w:w="100" w:type="dxa"/>
              <w:right w:w="100" w:type="dxa"/>
            </w:tcMar>
          </w:tcPr>
          <w:p w14:paraId="1F4F4881"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933" w:type="dxa"/>
            <w:tcMar>
              <w:top w:w="100" w:type="dxa"/>
              <w:left w:w="100" w:type="dxa"/>
              <w:bottom w:w="100" w:type="dxa"/>
              <w:right w:w="100" w:type="dxa"/>
            </w:tcMar>
          </w:tcPr>
          <w:p w14:paraId="1F4F4882"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Navigation</w:t>
            </w:r>
          </w:p>
        </w:tc>
        <w:tc>
          <w:tcPr>
            <w:tcW w:w="2363" w:type="dxa"/>
            <w:tcMar>
              <w:top w:w="100" w:type="dxa"/>
              <w:left w:w="100" w:type="dxa"/>
              <w:bottom w:w="100" w:type="dxa"/>
              <w:right w:w="100" w:type="dxa"/>
            </w:tcMar>
          </w:tcPr>
          <w:p w14:paraId="1F4F4883"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Cardo" w:eastAsia="Cardo" w:hAnsi="Cardo" w:cs="Cardo"/>
                <w:sz w:val="24"/>
                <w:szCs w:val="24"/>
              </w:rPr>
              <w:t>Navigate between screens (calendar ↔ daily dashboard)</w:t>
            </w:r>
          </w:p>
        </w:tc>
        <w:tc>
          <w:tcPr>
            <w:tcW w:w="4603" w:type="dxa"/>
            <w:tcMar>
              <w:top w:w="100" w:type="dxa"/>
              <w:left w:w="100" w:type="dxa"/>
              <w:bottom w:w="100" w:type="dxa"/>
              <w:right w:w="100" w:type="dxa"/>
            </w:tcMar>
          </w:tcPr>
          <w:p w14:paraId="1F4F4884"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Navigation between pages is fast, smooth, and does not interrupt user flow or context</w:t>
            </w:r>
          </w:p>
        </w:tc>
      </w:tr>
      <w:tr w:rsidR="007A7915" w14:paraId="1F4F488A" w14:textId="77777777">
        <w:tc>
          <w:tcPr>
            <w:tcW w:w="441" w:type="dxa"/>
            <w:tcMar>
              <w:top w:w="100" w:type="dxa"/>
              <w:left w:w="100" w:type="dxa"/>
              <w:bottom w:w="100" w:type="dxa"/>
              <w:right w:w="100" w:type="dxa"/>
            </w:tcMar>
          </w:tcPr>
          <w:p w14:paraId="1F4F4886"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933" w:type="dxa"/>
            <w:tcMar>
              <w:top w:w="100" w:type="dxa"/>
              <w:left w:w="100" w:type="dxa"/>
              <w:bottom w:w="100" w:type="dxa"/>
              <w:right w:w="100" w:type="dxa"/>
            </w:tcMar>
          </w:tcPr>
          <w:p w14:paraId="1F4F4887"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 Switching</w:t>
            </w:r>
          </w:p>
        </w:tc>
        <w:tc>
          <w:tcPr>
            <w:tcW w:w="2363" w:type="dxa"/>
            <w:tcMar>
              <w:top w:w="100" w:type="dxa"/>
              <w:left w:w="100" w:type="dxa"/>
              <w:bottom w:w="100" w:type="dxa"/>
              <w:right w:w="100" w:type="dxa"/>
            </w:tcMar>
          </w:tcPr>
          <w:p w14:paraId="1F4F4888"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Switch between graphs within the daily dashboard</w:t>
            </w:r>
          </w:p>
        </w:tc>
        <w:tc>
          <w:tcPr>
            <w:tcW w:w="4603" w:type="dxa"/>
            <w:tcMar>
              <w:top w:w="100" w:type="dxa"/>
              <w:left w:w="100" w:type="dxa"/>
              <w:bottom w:w="100" w:type="dxa"/>
              <w:right w:w="100" w:type="dxa"/>
            </w:tcMar>
          </w:tcPr>
          <w:p w14:paraId="1F4F4889" w14:textId="77777777" w:rsidR="007A7915"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graph sections (line graph, medication, protein, activities) smoothly scrolls or switches to the relevant section with no lag or UI glitches.</w:t>
            </w:r>
          </w:p>
        </w:tc>
      </w:tr>
    </w:tbl>
    <w:p w14:paraId="1F4F488B" w14:textId="77777777" w:rsidR="007A7915" w:rsidRDefault="007A7915">
      <w:pPr>
        <w:rPr>
          <w:rFonts w:ascii="Times New Roman" w:eastAsia="Times New Roman" w:hAnsi="Times New Roman" w:cs="Times New Roman"/>
        </w:rPr>
      </w:pPr>
    </w:p>
    <w:p w14:paraId="1F4F488C" w14:textId="77777777" w:rsidR="007A7915" w:rsidRDefault="007A7915">
      <w:pPr>
        <w:spacing w:after="160" w:line="259" w:lineRule="auto"/>
        <w:jc w:val="both"/>
        <w:rPr>
          <w:rFonts w:ascii="Times New Roman" w:eastAsia="Times New Roman" w:hAnsi="Times New Roman" w:cs="Times New Roman"/>
          <w:sz w:val="24"/>
          <w:szCs w:val="24"/>
        </w:rPr>
      </w:pPr>
    </w:p>
    <w:p w14:paraId="1F4F488D" w14:textId="5BA56ED0" w:rsidR="007A7915" w:rsidRDefault="00245C5F">
      <w:pPr>
        <w:pStyle w:val="1"/>
        <w:rPr>
          <w:ins w:id="40" w:author="Julia Sheidin" w:date="2025-07-20T19:08:00Z" w16du:dateUtc="2025-07-20T16:08:00Z"/>
          <w:sz w:val="34"/>
          <w:szCs w:val="34"/>
          <w:rtl/>
          <w:lang w:val="en-US"/>
        </w:rPr>
      </w:pPr>
      <w:bookmarkStart w:id="41" w:name="_vy32t4ih1xps" w:colFirst="0" w:colLast="0"/>
      <w:bookmarkEnd w:id="41"/>
      <w:ins w:id="42" w:author="Julia Sheidin" w:date="2025-07-20T19:07:00Z" w16du:dateUtc="2025-07-20T16:07:00Z">
        <w:r>
          <w:rPr>
            <w:rFonts w:hint="cs"/>
            <w:sz w:val="34"/>
            <w:szCs w:val="34"/>
            <w:rtl/>
          </w:rPr>
          <w:t xml:space="preserve">לא התכוונתי שתורידו את החלק של </w:t>
        </w:r>
        <w:r>
          <w:rPr>
            <w:sz w:val="34"/>
            <w:szCs w:val="34"/>
            <w:lang w:val="en-US"/>
          </w:rPr>
          <w:t>user e</w:t>
        </w:r>
      </w:ins>
      <w:ins w:id="43" w:author="Julia Sheidin" w:date="2025-07-20T19:08:00Z" w16du:dateUtc="2025-07-20T16:08:00Z">
        <w:r>
          <w:rPr>
            <w:sz w:val="34"/>
            <w:szCs w:val="34"/>
            <w:lang w:val="en-US"/>
          </w:rPr>
          <w:t>valuation</w:t>
        </w:r>
      </w:ins>
    </w:p>
    <w:p w14:paraId="27C783FB" w14:textId="78F459BD" w:rsidR="00245C5F" w:rsidRDefault="00245C5F" w:rsidP="00245C5F">
      <w:pPr>
        <w:rPr>
          <w:ins w:id="44" w:author="Julia Sheidin" w:date="2025-07-20T19:08:00Z" w16du:dateUtc="2025-07-20T16:08:00Z"/>
          <w:rtl/>
          <w:lang w:val="en-US"/>
        </w:rPr>
      </w:pPr>
      <w:ins w:id="45" w:author="Julia Sheidin" w:date="2025-07-20T19:08:00Z" w16du:dateUtc="2025-07-20T16:08:00Z">
        <w:r>
          <w:rPr>
            <w:rFonts w:hint="cs"/>
            <w:rtl/>
            <w:lang w:val="en-US"/>
          </w:rPr>
          <w:t>התכוונתי שתפרטו עליו יותר</w:t>
        </w:r>
        <w:r w:rsidR="00D220E8">
          <w:rPr>
            <w:rFonts w:hint="cs"/>
            <w:rtl/>
            <w:lang w:val="en-US"/>
          </w:rPr>
          <w:t xml:space="preserve"> + להעיק את החלק שכתבתי לכם קודם שאמור להיות פה</w:t>
        </w:r>
      </w:ins>
    </w:p>
    <w:p w14:paraId="3C4A6EEF" w14:textId="4AD21301" w:rsidR="00D220E8" w:rsidRPr="00245C5F" w:rsidRDefault="00D220E8">
      <w:pPr>
        <w:rPr>
          <w:lang w:val="en-US"/>
          <w:rPrChange w:id="46" w:author="Julia Sheidin" w:date="2025-07-20T19:08:00Z" w16du:dateUtc="2025-07-20T16:08:00Z">
            <w:rPr>
              <w:sz w:val="34"/>
              <w:szCs w:val="34"/>
            </w:rPr>
          </w:rPrChange>
        </w:rPr>
        <w:pPrChange w:id="47" w:author="Julia Sheidin" w:date="2025-07-20T19:08:00Z" w16du:dateUtc="2025-07-20T16:08:00Z">
          <w:pPr>
            <w:pStyle w:val="1"/>
          </w:pPr>
        </w:pPrChange>
      </w:pPr>
      <w:ins w:id="48" w:author="Julia Sheidin" w:date="2025-07-20T19:08:00Z" w16du:dateUtc="2025-07-20T16:08:00Z">
        <w:r>
          <w:rPr>
            <w:rFonts w:hint="cs"/>
            <w:rtl/>
            <w:lang w:val="en-US"/>
          </w:rPr>
          <w:t>חוץ מזה שאלתי איפה השאלונים עצמם?</w:t>
        </w:r>
      </w:ins>
    </w:p>
    <w:p w14:paraId="1F4F488E" w14:textId="77777777" w:rsidR="007A7915" w:rsidRDefault="007A7915"/>
    <w:p w14:paraId="1F4F488F" w14:textId="77777777" w:rsidR="007A7915" w:rsidRDefault="007A7915"/>
    <w:p w14:paraId="1F4F4890" w14:textId="77777777" w:rsidR="007A7915" w:rsidRDefault="007A7915"/>
    <w:p w14:paraId="1F4F4891" w14:textId="77777777" w:rsidR="007A7915" w:rsidRDefault="007A7915"/>
    <w:p w14:paraId="1F4F4892" w14:textId="77777777" w:rsidR="007A7915" w:rsidRDefault="007A7915"/>
    <w:p w14:paraId="1F4F4893" w14:textId="77777777" w:rsidR="007A7915" w:rsidRDefault="007A7915"/>
    <w:p w14:paraId="1F4F4894" w14:textId="77777777" w:rsidR="007A7915" w:rsidRDefault="007A7915"/>
    <w:p w14:paraId="1F4F4895" w14:textId="77777777" w:rsidR="007A7915" w:rsidRDefault="007A7915"/>
    <w:p w14:paraId="1F4F4896" w14:textId="77777777" w:rsidR="007A7915" w:rsidRDefault="007A7915"/>
    <w:p w14:paraId="1F4F4897" w14:textId="77777777" w:rsidR="007A7915" w:rsidRDefault="007A7915"/>
    <w:p w14:paraId="1F4F4898" w14:textId="77777777" w:rsidR="007A7915" w:rsidRDefault="007A7915"/>
    <w:p w14:paraId="1F4F4899" w14:textId="77777777" w:rsidR="007A7915" w:rsidRDefault="007A7915"/>
    <w:p w14:paraId="1F4F489A" w14:textId="77777777" w:rsidR="007A7915" w:rsidRDefault="007A7915"/>
    <w:p w14:paraId="1F4F489B" w14:textId="77777777" w:rsidR="007A7915" w:rsidRDefault="007A7915"/>
    <w:p w14:paraId="1F4F489C" w14:textId="77777777" w:rsidR="007A7915" w:rsidRDefault="007A7915"/>
    <w:p w14:paraId="1F4F489D" w14:textId="77777777" w:rsidR="007A7915" w:rsidRDefault="007A7915"/>
    <w:p w14:paraId="1F4F489E" w14:textId="77777777" w:rsidR="007A7915" w:rsidRDefault="007A7915"/>
    <w:p w14:paraId="1F4F489F" w14:textId="77777777" w:rsidR="007A7915" w:rsidRDefault="00000000">
      <w:pPr>
        <w:pStyle w:val="1"/>
        <w:rPr>
          <w:sz w:val="34"/>
          <w:szCs w:val="34"/>
        </w:rPr>
      </w:pPr>
      <w:r>
        <w:rPr>
          <w:sz w:val="34"/>
          <w:szCs w:val="34"/>
        </w:rPr>
        <w:t>References</w:t>
      </w:r>
    </w:p>
    <w:p w14:paraId="1F4F48A0" w14:textId="77777777" w:rsidR="007A7915" w:rsidRDefault="00000000">
      <w:pPr>
        <w:spacing w:before="240" w:after="240"/>
      </w:pPr>
      <w:r>
        <w:t xml:space="preserve">[1] Langeskov-Christensen, M., Franzén, E., Grøndahl Hvid, L., &amp; Dalgas, U. (2024). </w:t>
      </w:r>
      <w:r>
        <w:rPr>
          <w:i/>
        </w:rPr>
        <w:t>Exercise as medicine in Parkinson's disease</w:t>
      </w:r>
      <w:r>
        <w:t xml:space="preserve">. </w:t>
      </w:r>
      <w:r>
        <w:rPr>
          <w:i/>
        </w:rPr>
        <w:t>Journal of Neurology, Neurosurgery &amp; Psychiatry</w:t>
      </w:r>
      <w:r>
        <w:t>, 95(11), 1077–1088.</w:t>
      </w:r>
    </w:p>
    <w:p w14:paraId="1F4F48A1" w14:textId="77777777" w:rsidR="007A7915" w:rsidRDefault="00000000">
      <w:pPr>
        <w:spacing w:before="240" w:after="240"/>
      </w:pPr>
      <w:r>
        <w:lastRenderedPageBreak/>
        <w:t xml:space="preserve">[2] Smolensky, L., Amondikar, N., Crawford, K., Neu, S., Kopil, C., Daeschler, M., ... &amp; Tanner, C. M. (2020). </w:t>
      </w:r>
      <w:r>
        <w:rPr>
          <w:i/>
        </w:rPr>
        <w:t>The Fox Insight study: Collecting online, longitudinal patient-reported outcomes from a large cohort of individuals with Parkinson’s disease</w:t>
      </w:r>
      <w:r>
        <w:t>.</w:t>
      </w:r>
    </w:p>
    <w:p w14:paraId="1F4F48A2" w14:textId="77777777" w:rsidR="007A7915" w:rsidRPr="007D6C5C" w:rsidRDefault="00000000">
      <w:pPr>
        <w:spacing w:before="240" w:after="240"/>
        <w:rPr>
          <w:lang w:val="it-IT"/>
        </w:rPr>
      </w:pPr>
      <w:r>
        <w:t xml:space="preserve">[3] So, J., Gupta, A. S., Yang, F. X., &amp; Gajos, K. Z. (2019). </w:t>
      </w:r>
      <w:r>
        <w:rPr>
          <w:i/>
        </w:rPr>
        <w:t>"It's better to be grounded in reality": A speculative exploration of patient-centered digital phenotyping for neurological conditions</w:t>
      </w:r>
      <w:r>
        <w:t xml:space="preserve">. In </w:t>
      </w:r>
      <w:r>
        <w:rPr>
          <w:i/>
        </w:rPr>
        <w:t>CHI Conference on Human Factors in Computing Systems</w:t>
      </w:r>
      <w:r>
        <w:t xml:space="preserve"> (pp. 1–13). </w:t>
      </w:r>
      <w:r w:rsidRPr="007D6C5C">
        <w:rPr>
          <w:lang w:val="it-IT"/>
        </w:rPr>
        <w:t>ACM.</w:t>
      </w:r>
    </w:p>
    <w:p w14:paraId="1F4F48A3" w14:textId="77777777" w:rsidR="007A7915" w:rsidRDefault="00000000">
      <w:pPr>
        <w:spacing w:before="240" w:after="240"/>
      </w:pPr>
      <w:r w:rsidRPr="007D6C5C">
        <w:rPr>
          <w:lang w:val="it-IT"/>
        </w:rPr>
        <w:t xml:space="preserve">[4] Ferreira-Brito, F., Branco, D., Móteiro, M., Ferreira, J. J., &amp; Guerreiro, T. (2024). </w:t>
      </w:r>
      <w:r>
        <w:rPr>
          <w:i/>
        </w:rPr>
        <w:t>Clinical dashboards for Parkinson's disease monitoring: A systematic review</w:t>
      </w:r>
      <w:r>
        <w:t xml:space="preserve">. </w:t>
      </w:r>
      <w:r>
        <w:rPr>
          <w:i/>
        </w:rPr>
        <w:t>Journal of Scientific and Clinical Medicine</w:t>
      </w:r>
      <w:r>
        <w:t>, 168(1), 33–47.</w:t>
      </w:r>
    </w:p>
    <w:p w14:paraId="1F4F48A4" w14:textId="77777777" w:rsidR="007A7915" w:rsidRDefault="00000000">
      <w:pPr>
        <w:spacing w:before="240" w:after="240"/>
      </w:pPr>
      <w:r w:rsidRPr="007D6C5C">
        <w:rPr>
          <w:lang w:val="it-IT"/>
        </w:rPr>
        <w:t xml:space="preserve">[5] Galmarini, M., Schneider, F., &amp; Smith, T. (2024). </w:t>
      </w:r>
      <w:r>
        <w:rPr>
          <w:i/>
        </w:rPr>
        <w:t>The effectiveness of visual-based interventions on health literacy in clinical populations: A systematic review and meta-analysis</w:t>
      </w:r>
      <w:r>
        <w:t xml:space="preserve">. </w:t>
      </w:r>
      <w:r>
        <w:rPr>
          <w:i/>
        </w:rPr>
        <w:t>Journal of Health Communication</w:t>
      </w:r>
      <w:r>
        <w:t>, 29(1), 45–62.</w:t>
      </w:r>
    </w:p>
    <w:p w14:paraId="1F4F48A5" w14:textId="77777777" w:rsidR="007A7915" w:rsidRDefault="00000000">
      <w:pPr>
        <w:spacing w:before="240" w:after="240"/>
      </w:pPr>
      <w:r>
        <w:t xml:space="preserve">[6] Bloem, B. R., Okun, M. S., &amp; Klein, C. (2021). </w:t>
      </w:r>
      <w:r>
        <w:rPr>
          <w:i/>
        </w:rPr>
        <w:t>Parkinson's disease</w:t>
      </w:r>
      <w:r>
        <w:t xml:space="preserve">. </w:t>
      </w:r>
      <w:r>
        <w:rPr>
          <w:i/>
        </w:rPr>
        <w:t>The Lancet</w:t>
      </w:r>
      <w:r>
        <w:t>, 397(10291), 2284–2303.</w:t>
      </w:r>
    </w:p>
    <w:p w14:paraId="1F4F48A6" w14:textId="77777777" w:rsidR="007A7915" w:rsidRDefault="00000000">
      <w:pPr>
        <w:spacing w:before="240" w:after="240"/>
      </w:pPr>
      <w:r>
        <w:t xml:space="preserve">[7] Mak, M. K., Wong-Yu, I. S., Shen, X., &amp; Chung, C. L. (2017). </w:t>
      </w:r>
      <w:r>
        <w:rPr>
          <w:i/>
        </w:rPr>
        <w:t>Long-term effects of exercise and physical therapy in people with Parkinson's disease</w:t>
      </w:r>
      <w:r>
        <w:t xml:space="preserve">. </w:t>
      </w:r>
      <w:r>
        <w:rPr>
          <w:i/>
        </w:rPr>
        <w:t>Nature Reviews Neurology</w:t>
      </w:r>
      <w:r>
        <w:t>, 13(11), 689–703.</w:t>
      </w:r>
    </w:p>
    <w:p w14:paraId="1F4F48A7" w14:textId="77777777" w:rsidR="007A7915" w:rsidRDefault="00000000">
      <w:pPr>
        <w:spacing w:before="240" w:after="240"/>
      </w:pPr>
      <w:r>
        <w:t xml:space="preserve">[8] Navarta-Sánchez, M. V., Palmar-Santos, A., Pedraz-Marcos, A., Reidy, C., Soilemezi, D., Haahr, A., ... &amp; Portillo, M. C. (2023). </w:t>
      </w:r>
      <w:r>
        <w:rPr>
          <w:i/>
        </w:rPr>
        <w:t>Perspectives of people with Parkinson's disease and family carers about disease management in community settings: A cross-country qualitative study</w:t>
      </w:r>
      <w:r>
        <w:t xml:space="preserve">. </w:t>
      </w:r>
      <w:r>
        <w:rPr>
          <w:i/>
        </w:rPr>
        <w:t>Journal of Clinical Nursing</w:t>
      </w:r>
      <w:r>
        <w:t>, 32(15–16), 5201–5218.</w:t>
      </w:r>
    </w:p>
    <w:p w14:paraId="1F4F48A8" w14:textId="77777777" w:rsidR="007A7915" w:rsidRDefault="00000000">
      <w:pPr>
        <w:spacing w:before="240" w:after="240"/>
      </w:pPr>
      <w:r>
        <w:t xml:space="preserve">[9] Hellqvist, C., Dizdar Segrell, N., Hagell, P., Berterö, C., &amp; Sund-Levander, M. (2018). </w:t>
      </w:r>
      <w:r>
        <w:rPr>
          <w:i/>
        </w:rPr>
        <w:t>Improving self-management for persons with Parkinson's disease through education focusing on management of daily life: Patients’ and relatives’ experience of the Swedish National Parkinson School</w:t>
      </w:r>
      <w:r>
        <w:t xml:space="preserve">. </w:t>
      </w:r>
      <w:r>
        <w:rPr>
          <w:i/>
        </w:rPr>
        <w:t>Journal of Clinical Nursing</w:t>
      </w:r>
      <w:r>
        <w:t>, 27(19–20), 3719–3728.</w:t>
      </w:r>
    </w:p>
    <w:p w14:paraId="1F4F48A9" w14:textId="77777777" w:rsidR="007A7915" w:rsidRDefault="00000000">
      <w:pPr>
        <w:spacing w:before="240" w:after="240"/>
      </w:pPr>
      <w:r>
        <w:t xml:space="preserve">[18] Serrano, J. A., Thoms, A., Weber, P., &amp; SENSE-PARK Consortium. (2014). </w:t>
      </w:r>
      <w:r>
        <w:rPr>
          <w:i/>
        </w:rPr>
        <w:t>Patients initiated timeline marking of events in Parkinson’s disease</w:t>
      </w:r>
      <w:r>
        <w:t xml:space="preserve">. In </w:t>
      </w:r>
      <w:r>
        <w:rPr>
          <w:i/>
        </w:rPr>
        <w:t>Lecture Notes in Computer Science</w:t>
      </w:r>
      <w:r>
        <w:t xml:space="preserve"> (Vol. 8534, pp. 325–334). Springer.</w:t>
      </w:r>
    </w:p>
    <w:p w14:paraId="1F4F48AA" w14:textId="77777777" w:rsidR="007A7915" w:rsidRDefault="00000000">
      <w:pPr>
        <w:spacing w:before="240" w:after="240"/>
      </w:pPr>
      <w:r>
        <w:t xml:space="preserve">[19] Kandel, J., Duppen, C., Zhang, Q., Jiang, H., Angelopoulos, A., Neall, A., ... &amp; Szafir, D. A. (2024). </w:t>
      </w:r>
      <w:r>
        <w:rPr>
          <w:i/>
        </w:rPr>
        <w:t>PD-Insighter: A visual analytics system to monitor daily actions for Parkinson’s disease treatment</w:t>
      </w:r>
      <w:r>
        <w:t>.</w:t>
      </w:r>
    </w:p>
    <w:p w14:paraId="1F4F48AB" w14:textId="77777777" w:rsidR="007A7915" w:rsidRDefault="00000000">
      <w:pPr>
        <w:spacing w:before="240" w:after="240"/>
      </w:pPr>
      <w:r w:rsidRPr="007D6C5C">
        <w:rPr>
          <w:lang w:val="it-IT"/>
        </w:rPr>
        <w:t xml:space="preserve">[20] Dias, S. B., Rodrigues, P. M., Figueiredo, M., Ferreira, J. J., &amp; Guerreiro, T. (2019). </w:t>
      </w:r>
      <w:r>
        <w:rPr>
          <w:i/>
        </w:rPr>
        <w:t>DataPark: Visualizing physical activity patterns in Parkinson’s patients</w:t>
      </w:r>
      <w:r>
        <w:t xml:space="preserve">. </w:t>
      </w:r>
      <w:r>
        <w:rPr>
          <w:i/>
        </w:rPr>
        <w:t>Proceedings of CHI 2019</w:t>
      </w:r>
      <w:r>
        <w:t>, 1–10.</w:t>
      </w:r>
    </w:p>
    <w:p w14:paraId="1F4F48AC" w14:textId="77777777" w:rsidR="007A7915" w:rsidRDefault="00000000">
      <w:pPr>
        <w:spacing w:before="240" w:after="240"/>
      </w:pPr>
      <w:r>
        <w:lastRenderedPageBreak/>
        <w:t xml:space="preserve">[21] Scripps Research Translational Institute. (2019). </w:t>
      </w:r>
      <w:r>
        <w:rPr>
          <w:i/>
        </w:rPr>
        <w:t>Clinician dashboard for Parkinson's disease: Visualizing medication intake, ON/OFF diary, and symptom severity ratings</w:t>
      </w:r>
      <w:r>
        <w:t xml:space="preserve">. </w:t>
      </w:r>
      <w:r>
        <w:rPr>
          <w:i/>
        </w:rPr>
        <w:t>npj Digital Medicine</w:t>
      </w:r>
      <w:r>
        <w:t>, 2(95), 1–5.</w:t>
      </w:r>
    </w:p>
    <w:p w14:paraId="1F4F48AD" w14:textId="77777777" w:rsidR="007A7915" w:rsidRDefault="007A7915"/>
    <w:sectPr w:rsidR="007A7915">
      <w:footerReference w:type="default" r:id="rId2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8" w:author="Julia Sheidin" w:date="2025-07-20T19:09:00Z" w:initials="JS">
    <w:p w14:paraId="6E989713" w14:textId="77777777" w:rsidR="000268EF" w:rsidRDefault="000268EF" w:rsidP="000268EF">
      <w:pPr>
        <w:pStyle w:val="a7"/>
        <w:bidi/>
        <w:jc w:val="right"/>
      </w:pPr>
      <w:r>
        <w:rPr>
          <w:rStyle w:val="a6"/>
        </w:rPr>
        <w:annotationRef/>
      </w:r>
      <w:r>
        <w:rPr>
          <w:rFonts w:hint="eastAsia"/>
          <w:rtl/>
        </w:rPr>
        <w:t>תעבירו</w:t>
      </w:r>
      <w:r>
        <w:rPr>
          <w:rtl/>
        </w:rPr>
        <w:t xml:space="preserve"> את זה לפני ה</w:t>
      </w:r>
      <w:r>
        <w:t xml:space="preserve">user guide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E9897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6CF4270" w16cex:dateUtc="2025-07-20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E989713" w16cid:durableId="36CF42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7D168" w14:textId="77777777" w:rsidR="00486398" w:rsidRDefault="00486398">
      <w:pPr>
        <w:spacing w:line="240" w:lineRule="auto"/>
      </w:pPr>
      <w:r>
        <w:separator/>
      </w:r>
    </w:p>
  </w:endnote>
  <w:endnote w:type="continuationSeparator" w:id="0">
    <w:p w14:paraId="3F21D236" w14:textId="77777777" w:rsidR="00486398" w:rsidRDefault="004863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49F2B8AD-DAAC-4000-B384-0BA04BEA80DB}"/>
    <w:embedBold r:id="rId2" w:fontKey="{BB0EE620-9463-4D5E-BECF-1C71A856786E}"/>
  </w:font>
  <w:font w:name="Noto Sans Symbols">
    <w:charset w:val="00"/>
    <w:family w:val="auto"/>
    <w:pitch w:val="default"/>
    <w:embedRegular r:id="rId3" w:fontKey="{6EFD296E-402F-4F0D-9FB3-E236E1E94893}"/>
    <w:embedBold r:id="rId4" w:fontKey="{6437C5C6-F310-4199-B5EE-32EE92E97025}"/>
  </w:font>
  <w:font w:name="Cardo">
    <w:charset w:val="00"/>
    <w:family w:val="auto"/>
    <w:pitch w:val="default"/>
    <w:embedRegular r:id="rId5" w:fontKey="{1E1FE11F-2707-43E9-82D8-821889D50A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F48C9" w14:textId="50D4F2B1" w:rsidR="007A7915" w:rsidRDefault="00000000">
    <w:pPr>
      <w:jc w:val="right"/>
    </w:pPr>
    <w:r>
      <w:fldChar w:fldCharType="begin"/>
    </w:r>
    <w:r>
      <w:instrText>PAGE</w:instrText>
    </w:r>
    <w:r>
      <w:fldChar w:fldCharType="separate"/>
    </w:r>
    <w:r w:rsidR="007D6C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567FEF" w14:textId="77777777" w:rsidR="00486398" w:rsidRDefault="00486398">
      <w:pPr>
        <w:spacing w:line="240" w:lineRule="auto"/>
      </w:pPr>
      <w:r>
        <w:separator/>
      </w:r>
    </w:p>
  </w:footnote>
  <w:footnote w:type="continuationSeparator" w:id="0">
    <w:p w14:paraId="1B968CA3" w14:textId="77777777" w:rsidR="00486398" w:rsidRDefault="004863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C0DBD"/>
    <w:multiLevelType w:val="multilevel"/>
    <w:tmpl w:val="636479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02E6ADA"/>
    <w:multiLevelType w:val="multilevel"/>
    <w:tmpl w:val="F06C0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700C93"/>
    <w:multiLevelType w:val="multilevel"/>
    <w:tmpl w:val="1EAE79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204238E"/>
    <w:multiLevelType w:val="multilevel"/>
    <w:tmpl w:val="65C243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7F17C97"/>
    <w:multiLevelType w:val="multilevel"/>
    <w:tmpl w:val="18B66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AA6D65"/>
    <w:multiLevelType w:val="multilevel"/>
    <w:tmpl w:val="1DDE4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48500A"/>
    <w:multiLevelType w:val="multilevel"/>
    <w:tmpl w:val="CEF66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456B6F"/>
    <w:multiLevelType w:val="multilevel"/>
    <w:tmpl w:val="98E642C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B0130E"/>
    <w:multiLevelType w:val="multilevel"/>
    <w:tmpl w:val="756E9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020A04"/>
    <w:multiLevelType w:val="multilevel"/>
    <w:tmpl w:val="C0F070D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B652CE7"/>
    <w:multiLevelType w:val="hybridMultilevel"/>
    <w:tmpl w:val="A0DC9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5E57AF"/>
    <w:multiLevelType w:val="multilevel"/>
    <w:tmpl w:val="459A7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61C4AEE"/>
    <w:multiLevelType w:val="multilevel"/>
    <w:tmpl w:val="AEC40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A7710A"/>
    <w:multiLevelType w:val="multilevel"/>
    <w:tmpl w:val="C1E4ED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66C313B4"/>
    <w:multiLevelType w:val="multilevel"/>
    <w:tmpl w:val="38D0E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5A5D90"/>
    <w:multiLevelType w:val="multilevel"/>
    <w:tmpl w:val="98E642C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8F5F1D"/>
    <w:multiLevelType w:val="multilevel"/>
    <w:tmpl w:val="4CF022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7F007145"/>
    <w:multiLevelType w:val="multilevel"/>
    <w:tmpl w:val="6714D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0084823">
    <w:abstractNumId w:val="7"/>
  </w:num>
  <w:num w:numId="2" w16cid:durableId="204341872">
    <w:abstractNumId w:val="12"/>
  </w:num>
  <w:num w:numId="3" w16cid:durableId="1429229283">
    <w:abstractNumId w:val="5"/>
  </w:num>
  <w:num w:numId="4" w16cid:durableId="177887402">
    <w:abstractNumId w:val="13"/>
  </w:num>
  <w:num w:numId="5" w16cid:durableId="1932083656">
    <w:abstractNumId w:val="17"/>
  </w:num>
  <w:num w:numId="6" w16cid:durableId="546647410">
    <w:abstractNumId w:val="4"/>
  </w:num>
  <w:num w:numId="7" w16cid:durableId="1961065256">
    <w:abstractNumId w:val="16"/>
  </w:num>
  <w:num w:numId="8" w16cid:durableId="65298442">
    <w:abstractNumId w:val="8"/>
  </w:num>
  <w:num w:numId="9" w16cid:durableId="2033607576">
    <w:abstractNumId w:val="6"/>
  </w:num>
  <w:num w:numId="10" w16cid:durableId="301429152">
    <w:abstractNumId w:val="2"/>
  </w:num>
  <w:num w:numId="11" w16cid:durableId="1772385675">
    <w:abstractNumId w:val="9"/>
  </w:num>
  <w:num w:numId="12" w16cid:durableId="280501572">
    <w:abstractNumId w:val="3"/>
  </w:num>
  <w:num w:numId="13" w16cid:durableId="96682101">
    <w:abstractNumId w:val="0"/>
  </w:num>
  <w:num w:numId="14" w16cid:durableId="921260537">
    <w:abstractNumId w:val="14"/>
  </w:num>
  <w:num w:numId="15" w16cid:durableId="1521505971">
    <w:abstractNumId w:val="1"/>
  </w:num>
  <w:num w:numId="16" w16cid:durableId="1572960195">
    <w:abstractNumId w:val="11"/>
  </w:num>
  <w:num w:numId="17" w16cid:durableId="863175337">
    <w:abstractNumId w:val="10"/>
  </w:num>
  <w:num w:numId="18" w16cid:durableId="13881372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ulia Sheidin">
    <w15:presenceInfo w15:providerId="AD" w15:userId="S::julia@braude.ac.il::5c927c62-44d3-41ab-bded-ebd64a3fd8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915"/>
    <w:rsid w:val="000268EF"/>
    <w:rsid w:val="00097E59"/>
    <w:rsid w:val="00107B56"/>
    <w:rsid w:val="00112858"/>
    <w:rsid w:val="002335E5"/>
    <w:rsid w:val="00245C5F"/>
    <w:rsid w:val="003B2289"/>
    <w:rsid w:val="003E16F6"/>
    <w:rsid w:val="003F66EF"/>
    <w:rsid w:val="00486398"/>
    <w:rsid w:val="005774D6"/>
    <w:rsid w:val="006C239C"/>
    <w:rsid w:val="007507BC"/>
    <w:rsid w:val="007A7915"/>
    <w:rsid w:val="007D6C5C"/>
    <w:rsid w:val="00855EE9"/>
    <w:rsid w:val="009379DB"/>
    <w:rsid w:val="00AC1817"/>
    <w:rsid w:val="00CB46EF"/>
    <w:rsid w:val="00D220E8"/>
    <w:rsid w:val="00F04A96"/>
    <w:rsid w:val="00F2473F"/>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4F4638"/>
  <w15:docId w15:val="{B3C8F007-8855-47C9-8E7A-BCAA22C0A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after="240"/>
      <w:jc w:val="both"/>
      <w:outlineLvl w:val="0"/>
    </w:pPr>
    <w:rPr>
      <w:rFonts w:ascii="Times New Roman" w:eastAsia="Times New Roman" w:hAnsi="Times New Roman" w:cs="Times New Roman"/>
      <w:b/>
      <w:sz w:val="32"/>
      <w:szCs w:val="32"/>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a6">
    <w:name w:val="annotation reference"/>
    <w:basedOn w:val="a0"/>
    <w:uiPriority w:val="99"/>
    <w:semiHidden/>
    <w:unhideWhenUsed/>
    <w:rsid w:val="00107B56"/>
    <w:rPr>
      <w:sz w:val="16"/>
      <w:szCs w:val="16"/>
    </w:rPr>
  </w:style>
  <w:style w:type="paragraph" w:styleId="a7">
    <w:name w:val="annotation text"/>
    <w:basedOn w:val="a"/>
    <w:link w:val="a8"/>
    <w:uiPriority w:val="99"/>
    <w:unhideWhenUsed/>
    <w:rsid w:val="00107B56"/>
    <w:pPr>
      <w:spacing w:line="240" w:lineRule="auto"/>
    </w:pPr>
    <w:rPr>
      <w:sz w:val="20"/>
      <w:szCs w:val="20"/>
    </w:rPr>
  </w:style>
  <w:style w:type="character" w:customStyle="1" w:styleId="a8">
    <w:name w:val="טקסט הערה תו"/>
    <w:basedOn w:val="a0"/>
    <w:link w:val="a7"/>
    <w:uiPriority w:val="99"/>
    <w:rsid w:val="00107B56"/>
    <w:rPr>
      <w:sz w:val="20"/>
      <w:szCs w:val="20"/>
    </w:rPr>
  </w:style>
  <w:style w:type="paragraph" w:styleId="a9">
    <w:name w:val="annotation subject"/>
    <w:basedOn w:val="a7"/>
    <w:next w:val="a7"/>
    <w:link w:val="aa"/>
    <w:uiPriority w:val="99"/>
    <w:semiHidden/>
    <w:unhideWhenUsed/>
    <w:rsid w:val="00107B56"/>
    <w:rPr>
      <w:b/>
      <w:bCs/>
    </w:rPr>
  </w:style>
  <w:style w:type="character" w:customStyle="1" w:styleId="aa">
    <w:name w:val="נושא הערה תו"/>
    <w:basedOn w:val="a8"/>
    <w:link w:val="a9"/>
    <w:uiPriority w:val="99"/>
    <w:semiHidden/>
    <w:rsid w:val="00107B56"/>
    <w:rPr>
      <w:b/>
      <w:bCs/>
      <w:sz w:val="20"/>
      <w:szCs w:val="20"/>
    </w:rPr>
  </w:style>
  <w:style w:type="paragraph" w:styleId="ab">
    <w:name w:val="Revision"/>
    <w:hidden/>
    <w:uiPriority w:val="99"/>
    <w:semiHidden/>
    <w:rsid w:val="00245C5F"/>
    <w:pPr>
      <w:spacing w:line="240" w:lineRule="auto"/>
    </w:pPr>
  </w:style>
  <w:style w:type="character" w:styleId="Hyperlink">
    <w:name w:val="Hyperlink"/>
    <w:basedOn w:val="a0"/>
    <w:uiPriority w:val="99"/>
    <w:unhideWhenUsed/>
    <w:rsid w:val="003F66EF"/>
    <w:rPr>
      <w:color w:val="0000FF" w:themeColor="hyperlink"/>
      <w:u w:val="single"/>
    </w:rPr>
  </w:style>
  <w:style w:type="character" w:styleId="ac">
    <w:name w:val="Unresolved Mention"/>
    <w:basedOn w:val="a0"/>
    <w:uiPriority w:val="99"/>
    <w:semiHidden/>
    <w:unhideWhenUsed/>
    <w:rsid w:val="003F66EF"/>
    <w:rPr>
      <w:color w:val="605E5C"/>
      <w:shd w:val="clear" w:color="auto" w:fill="E1DFDD"/>
    </w:rPr>
  </w:style>
  <w:style w:type="character" w:styleId="FollowedHyperlink">
    <w:name w:val="FollowedHyperlink"/>
    <w:basedOn w:val="a0"/>
    <w:uiPriority w:val="99"/>
    <w:semiHidden/>
    <w:unhideWhenUsed/>
    <w:rsid w:val="003F66EF"/>
    <w:rPr>
      <w:color w:val="800080" w:themeColor="followedHyperlink"/>
      <w:u w:val="single"/>
    </w:rPr>
  </w:style>
  <w:style w:type="paragraph" w:styleId="ad">
    <w:name w:val="List Paragraph"/>
    <w:basedOn w:val="a"/>
    <w:uiPriority w:val="34"/>
    <w:qFormat/>
    <w:rsid w:val="005774D6"/>
    <w:pPr>
      <w:ind w:left="720"/>
      <w:contextualSpacing/>
    </w:pPr>
  </w:style>
  <w:style w:type="paragraph" w:styleId="ae">
    <w:name w:val="header"/>
    <w:basedOn w:val="a"/>
    <w:link w:val="af"/>
    <w:uiPriority w:val="99"/>
    <w:unhideWhenUsed/>
    <w:rsid w:val="00F04A96"/>
    <w:pPr>
      <w:tabs>
        <w:tab w:val="center" w:pos="4153"/>
        <w:tab w:val="right" w:pos="8306"/>
      </w:tabs>
      <w:spacing w:line="240" w:lineRule="auto"/>
    </w:pPr>
  </w:style>
  <w:style w:type="character" w:customStyle="1" w:styleId="af">
    <w:name w:val="כותרת עליונה תו"/>
    <w:basedOn w:val="a0"/>
    <w:link w:val="ae"/>
    <w:uiPriority w:val="99"/>
    <w:rsid w:val="00F04A96"/>
  </w:style>
  <w:style w:type="paragraph" w:styleId="af0">
    <w:name w:val="footer"/>
    <w:basedOn w:val="a"/>
    <w:link w:val="af1"/>
    <w:uiPriority w:val="99"/>
    <w:unhideWhenUsed/>
    <w:rsid w:val="00F04A96"/>
    <w:pPr>
      <w:tabs>
        <w:tab w:val="center" w:pos="4153"/>
        <w:tab w:val="right" w:pos="8306"/>
      </w:tabs>
      <w:spacing w:line="240" w:lineRule="auto"/>
    </w:pPr>
  </w:style>
  <w:style w:type="character" w:customStyle="1" w:styleId="af1">
    <w:name w:val="כותרת תחתונה תו"/>
    <w:basedOn w:val="a0"/>
    <w:link w:val="af0"/>
    <w:uiPriority w:val="99"/>
    <w:rsid w:val="00F04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7622">
      <w:bodyDiv w:val="1"/>
      <w:marLeft w:val="0"/>
      <w:marRight w:val="0"/>
      <w:marTop w:val="0"/>
      <w:marBottom w:val="0"/>
      <w:divBdr>
        <w:top w:val="none" w:sz="0" w:space="0" w:color="auto"/>
        <w:left w:val="none" w:sz="0" w:space="0" w:color="auto"/>
        <w:bottom w:val="none" w:sz="0" w:space="0" w:color="auto"/>
        <w:right w:val="none" w:sz="0" w:space="0" w:color="auto"/>
      </w:divBdr>
    </w:div>
    <w:div w:id="247464593">
      <w:bodyDiv w:val="1"/>
      <w:marLeft w:val="0"/>
      <w:marRight w:val="0"/>
      <w:marTop w:val="0"/>
      <w:marBottom w:val="0"/>
      <w:divBdr>
        <w:top w:val="none" w:sz="0" w:space="0" w:color="auto"/>
        <w:left w:val="none" w:sz="0" w:space="0" w:color="auto"/>
        <w:bottom w:val="none" w:sz="0" w:space="0" w:color="auto"/>
        <w:right w:val="none" w:sz="0" w:space="0" w:color="auto"/>
      </w:divBdr>
    </w:div>
    <w:div w:id="1583831304">
      <w:bodyDiv w:val="1"/>
      <w:marLeft w:val="0"/>
      <w:marRight w:val="0"/>
      <w:marTop w:val="0"/>
      <w:marBottom w:val="0"/>
      <w:divBdr>
        <w:top w:val="none" w:sz="0" w:space="0" w:color="auto"/>
        <w:left w:val="none" w:sz="0" w:space="0" w:color="auto"/>
        <w:bottom w:val="none" w:sz="0" w:space="0" w:color="auto"/>
        <w:right w:val="none" w:sz="0" w:space="0" w:color="auto"/>
      </w:divBdr>
    </w:div>
    <w:div w:id="1893729591">
      <w:bodyDiv w:val="1"/>
      <w:marLeft w:val="0"/>
      <w:marRight w:val="0"/>
      <w:marTop w:val="0"/>
      <w:marBottom w:val="0"/>
      <w:divBdr>
        <w:top w:val="none" w:sz="0" w:space="0" w:color="auto"/>
        <w:left w:val="none" w:sz="0" w:space="0" w:color="auto"/>
        <w:bottom w:val="none" w:sz="0" w:space="0" w:color="auto"/>
        <w:right w:val="none" w:sz="0" w:space="0" w:color="auto"/>
      </w:divBdr>
    </w:div>
    <w:div w:id="1976174864">
      <w:bodyDiv w:val="1"/>
      <w:marLeft w:val="0"/>
      <w:marRight w:val="0"/>
      <w:marTop w:val="0"/>
      <w:marBottom w:val="0"/>
      <w:divBdr>
        <w:top w:val="none" w:sz="0" w:space="0" w:color="auto"/>
        <w:left w:val="none" w:sz="0" w:space="0" w:color="auto"/>
        <w:bottom w:val="none" w:sz="0" w:space="0" w:color="auto"/>
        <w:right w:val="none" w:sz="0" w:space="0" w:color="auto"/>
      </w:divBdr>
    </w:div>
    <w:div w:id="20022698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OmerFatal/FinalProject_Parkinson-s_Visualization" TargetMode="External"/><Relationship Id="rId13" Type="http://schemas.openxmlformats.org/officeDocument/2006/relationships/image" Target="media/image5.png"/><Relationship Id="rId18" Type="http://schemas.openxmlformats.org/officeDocument/2006/relationships/hyperlink" Target="https://nodejs.org" TargetMode="External"/><Relationship Id="rId26" Type="http://schemas.microsoft.com/office/2016/09/relationships/commentsIds" Target="commentsIds.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ark-vis.vercel.app/" TargetMode="External"/><Relationship Id="rId24"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alendarheader.j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microsoft.com/office/2018/08/relationships/commentsExtensible" Target="commentsExtensible.xml"/><Relationship Id="rId30"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840</TotalTime>
  <Pages>38</Pages>
  <Words>11701</Words>
  <Characters>58509</Characters>
  <Application>Microsoft Office Word</Application>
  <DocSecurity>0</DocSecurity>
  <Lines>487</Lines>
  <Paragraphs>140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עומר פטאל</cp:lastModifiedBy>
  <cp:revision>14</cp:revision>
  <dcterms:created xsi:type="dcterms:W3CDTF">2025-07-20T09:25:00Z</dcterms:created>
  <dcterms:modified xsi:type="dcterms:W3CDTF">2025-07-21T13:35:00Z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3ff1c485-e08a-4797-81d0-a10930a14cb8</vt:lpwstr>
  </property>
</Properties>
</file>